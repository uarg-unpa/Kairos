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32" coordsize="21600,21600" o:oned="t" filled="f" o:spt="32.0" path="m,l21600,21600e">
            <v:path arrowok="t" o:connecttype="none" fillok="f"/>
            <o:lock v:ext="edit" shapetype="t"/>
          </v:shapetype>
          <v:shapetype id="_x0000_t32" coordsize="21600,21600" o:oned="t" filled="f" o:spt="32.0" path="m,l21600,21600e">
            <v:path arrowok="t" o:connecttype="none" fillok="f"/>
            <o:lock v:ext="edit" shapetype="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28940" cy="899795"/>
                <wp:effectExtent b="0" l="0" r="0" t="0"/>
                <wp:wrapNone/>
                <wp:docPr id="140" name=""/>
                <a:graphic>
                  <a:graphicData uri="http://schemas.microsoft.com/office/word/2010/wordprocessingShape">
                    <wps:wsp>
                      <wps:cNvSpPr/>
                      <wps:cNvPr id="22" name="Shape 22"/>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8028940" cy="899795"/>
                <wp:effectExtent b="0" l="0" r="0" t="0"/>
                <wp:wrapNone/>
                <wp:docPr id="140"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8028940" cy="8997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92405" cy="11316970"/>
                <wp:effectExtent b="0" l="0" r="0" t="0"/>
                <wp:wrapNone/>
                <wp:docPr id="139" name=""/>
                <a:graphic>
                  <a:graphicData uri="http://schemas.microsoft.com/office/word/2010/wordprocessingShape">
                    <wps:wsp>
                      <wps:cNvSpPr/>
                      <wps:cNvPr id="21" name="Shape 21"/>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92405" cy="11316970"/>
                <wp:effectExtent b="0" l="0" r="0" t="0"/>
                <wp:wrapNone/>
                <wp:docPr id="139"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192405" cy="113169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92405" cy="11316970"/>
                <wp:effectExtent b="0" l="0" r="0" t="0"/>
                <wp:wrapNone/>
                <wp:docPr id="142" name=""/>
                <a:graphic>
                  <a:graphicData uri="http://schemas.microsoft.com/office/word/2010/wordprocessingShape">
                    <wps:wsp>
                      <wps:cNvSpPr/>
                      <wps:cNvPr id="24" name="Shape 24"/>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92405" cy="11316970"/>
                <wp:effectExtent b="0" l="0" r="0" t="0"/>
                <wp:wrapNone/>
                <wp:docPr id="142" name="image99.png"/>
                <a:graphic>
                  <a:graphicData uri="http://schemas.openxmlformats.org/drawingml/2006/picture">
                    <pic:pic>
                      <pic:nvPicPr>
                        <pic:cNvPr id="0" name="image99.png"/>
                        <pic:cNvPicPr preferRelativeResize="0"/>
                      </pic:nvPicPr>
                      <pic:blipFill>
                        <a:blip r:embed="rId9"/>
                        <a:srcRect/>
                        <a:stretch>
                          <a:fillRect/>
                        </a:stretch>
                      </pic:blipFill>
                      <pic:spPr>
                        <a:xfrm>
                          <a:off x="0" y="0"/>
                          <a:ext cx="192405" cy="113169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028940" cy="899795"/>
                <wp:effectExtent b="0" l="0" r="0" t="0"/>
                <wp:wrapNone/>
                <wp:docPr id="141" name=""/>
                <a:graphic>
                  <a:graphicData uri="http://schemas.microsoft.com/office/word/2010/wordprocessingShape">
                    <wps:wsp>
                      <wps:cNvSpPr/>
                      <wps:cNvPr id="23" name="Shape 23"/>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8028940" cy="899795"/>
                <wp:effectExtent b="0" l="0" r="0" t="0"/>
                <wp:wrapNone/>
                <wp:docPr id="141" name="image85.png"/>
                <a:graphic>
                  <a:graphicData uri="http://schemas.openxmlformats.org/drawingml/2006/picture">
                    <pic:pic>
                      <pic:nvPicPr>
                        <pic:cNvPr id="0" name="image85.png"/>
                        <pic:cNvPicPr preferRelativeResize="0"/>
                      </pic:nvPicPr>
                      <pic:blipFill>
                        <a:blip r:embed="rId9"/>
                        <a:srcRect/>
                        <a:stretch>
                          <a:fillRect/>
                        </a:stretch>
                      </pic:blipFill>
                      <pic:spPr>
                        <a:xfrm>
                          <a:off x="0" y="0"/>
                          <a:ext cx="8028940" cy="8997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sz w:val="72"/>
          <w:szCs w:val="72"/>
          <w:rtl w:val="0"/>
        </w:rPr>
        <w:t xml:space="preserve">Manual de Usuario</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NexTech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3">
      <w:pPr>
        <w:spacing w:before="0" w:line="240" w:lineRule="auto"/>
        <w:ind w:left="0"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Centurión Valeria, Escalante Guillermo, Maldonado Agustina, Mendez Florencia, Ulloa Gonzalo.</w:t>
      </w:r>
      <w:r w:rsidDel="00000000" w:rsidR="00000000" w:rsidRPr="00000000">
        <w:rPr>
          <w:rtl w:val="0"/>
        </w:rPr>
      </w:r>
    </w:p>
    <w:p w:rsidR="00000000" w:rsidDel="00000000" w:rsidP="00000000" w:rsidRDefault="00000000" w:rsidRPr="00000000" w14:paraId="00000014">
      <w:pPr>
        <w:ind w:firstLine="357"/>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115" w:right="0" w:hanging="5.9999999999999964"/>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0</wp:posOffset>
            </wp:positionH>
            <wp:positionV relativeFrom="margin">
              <wp:posOffset>7350125</wp:posOffset>
            </wp:positionV>
            <wp:extent cx="1200150" cy="1200150"/>
            <wp:effectExtent b="0" l="0" r="0" t="0"/>
            <wp:wrapSquare wrapText="bothSides" distB="0" distT="0" distL="114300" distR="114300"/>
            <wp:docPr descr="psi-negro.png" id="189" name="image44.png"/>
            <a:graphic>
              <a:graphicData uri="http://schemas.openxmlformats.org/drawingml/2006/picture">
                <pic:pic>
                  <pic:nvPicPr>
                    <pic:cNvPr descr="psi-negro.png" id="0" name="image44.png"/>
                    <pic:cNvPicPr preferRelativeResize="0"/>
                  </pic:nvPicPr>
                  <pic:blipFill>
                    <a:blip r:embed="rId10"/>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91" name="image49.jpg"/>
            <a:graphic>
              <a:graphicData uri="http://schemas.openxmlformats.org/drawingml/2006/picture">
                <pic:pic>
                  <pic:nvPicPr>
                    <pic:cNvPr descr="UNPA.JPG" id="0" name="image49.jpg"/>
                    <pic:cNvPicPr preferRelativeResize="0"/>
                  </pic:nvPicPr>
                  <pic:blipFill>
                    <a:blip r:embed="rId11"/>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6">
      <w:pPr>
        <w:pStyle w:val="Title"/>
        <w:ind w:left="0"/>
        <w:rPr/>
      </w:pPr>
      <w:bookmarkStart w:colFirst="0" w:colLast="0" w:name="_heading=h.jiyw3oma8njs" w:id="0"/>
      <w:bookmarkEnd w:id="0"/>
      <w:r w:rsidDel="00000000" w:rsidR="00000000" w:rsidRPr="00000000">
        <w:rPr>
          <w:rtl w:val="0"/>
        </w:rPr>
        <w:t xml:space="preserve">Manual de usuario del sistema KAIROS</w:t>
      </w:r>
      <w:r w:rsidDel="00000000" w:rsidR="00000000" w:rsidRPr="00000000">
        <w:rPr>
          <w:rtl w:val="0"/>
        </w:rPr>
      </w:r>
    </w:p>
    <w:p w:rsidR="00000000" w:rsidDel="00000000" w:rsidP="00000000" w:rsidRDefault="00000000" w:rsidRPr="00000000" w14:paraId="00000017">
      <w:pPr>
        <w:pStyle w:val="Heading1"/>
        <w:ind w:left="0"/>
        <w:rPr/>
      </w:pPr>
      <w:bookmarkStart w:colFirst="0" w:colLast="0" w:name="_heading=h.xgyna47qbkni" w:id="1"/>
      <w:bookmarkEnd w:id="1"/>
      <w:r w:rsidDel="00000000" w:rsidR="00000000" w:rsidRPr="00000000">
        <w:rPr>
          <w:rtl w:val="0"/>
        </w:rPr>
        <w:t xml:space="preserve">1 - Introducción al sistema Kairos</w:t>
      </w:r>
    </w:p>
    <w:p w:rsidR="00000000" w:rsidDel="00000000" w:rsidP="00000000" w:rsidRDefault="00000000" w:rsidRPr="00000000" w14:paraId="00000018">
      <w:pPr>
        <w:pStyle w:val="Heading2"/>
        <w:ind w:left="0" w:firstLine="0"/>
        <w:rPr/>
      </w:pPr>
      <w:bookmarkStart w:colFirst="0" w:colLast="0" w:name="_heading=h.9rkt88ekz1gn" w:id="2"/>
      <w:bookmarkEnd w:id="2"/>
      <w:r w:rsidDel="00000000" w:rsidR="00000000" w:rsidRPr="00000000">
        <w:rPr>
          <w:rtl w:val="0"/>
        </w:rPr>
        <w:t xml:space="preserve">1.1 ¿Qué es Kairos?</w:t>
      </w:r>
    </w:p>
    <w:p w:rsidR="00000000" w:rsidDel="00000000" w:rsidP="00000000" w:rsidRDefault="00000000" w:rsidRPr="00000000" w14:paraId="00000019">
      <w:pPr>
        <w:ind w:left="0" w:firstLine="0"/>
        <w:rPr/>
      </w:pPr>
      <w:r w:rsidDel="00000000" w:rsidR="00000000" w:rsidRPr="00000000">
        <w:rPr>
          <w:rtl w:val="0"/>
        </w:rPr>
        <w:t xml:space="preserve">Kairos es un sistema integral de gestión de proyectos diseñado específicamente para facilitar la planificación, seguimiento y control de proyectos de software.</w:t>
      </w:r>
    </w:p>
    <w:p w:rsidR="00000000" w:rsidDel="00000000" w:rsidP="00000000" w:rsidRDefault="00000000" w:rsidRPr="00000000" w14:paraId="0000001A">
      <w:pPr>
        <w:ind w:left="0" w:firstLine="0"/>
        <w:rPr/>
      </w:pPr>
      <w:r w:rsidDel="00000000" w:rsidR="00000000" w:rsidRPr="00000000">
        <w:rPr>
          <w:rtl w:val="0"/>
        </w:rPr>
        <w:t xml:space="preserve">Las </w:t>
      </w:r>
      <w:sdt>
        <w:sdtPr>
          <w:id w:val="179583304"/>
          <w:tag w:val="goog_rdk_0"/>
        </w:sdtPr>
        <w:sdtContent>
          <w:ins w:author="Agustina Maldonado" w:id="0" w:date="2026-03-17T01:26:03Z">
            <w:r w:rsidDel="00000000" w:rsidR="00000000" w:rsidRPr="00000000">
              <w:rPr>
                <w:rtl w:val="0"/>
              </w:rPr>
              <w:t xml:space="preserve">funciones</w:t>
            </w:r>
          </w:ins>
        </w:sdtContent>
      </w:sdt>
      <w:sdt>
        <w:sdtPr>
          <w:id w:val="-1182773615"/>
          <w:tag w:val="goog_rdk_1"/>
        </w:sdtPr>
        <w:sdtContent>
          <w:del w:author="Agustina Maldonado" w:id="0" w:date="2026-03-17T01:26:03Z">
            <w:r w:rsidDel="00000000" w:rsidR="00000000" w:rsidRPr="00000000">
              <w:rPr>
                <w:rtl w:val="0"/>
              </w:rPr>
              <w:delText xml:space="preserve">características</w:delText>
            </w:r>
          </w:del>
        </w:sdtContent>
      </w:sdt>
      <w:r w:rsidDel="00000000" w:rsidR="00000000" w:rsidRPr="00000000">
        <w:rPr>
          <w:rtl w:val="0"/>
        </w:rPr>
        <w:t xml:space="preserve"> principales </w:t>
      </w:r>
      <w:sdt>
        <w:sdtPr>
          <w:id w:val="908470321"/>
          <w:tag w:val="goog_rdk_2"/>
        </w:sdtPr>
        <w:sdtContent>
          <w:ins w:author="Agustina Maldonado" w:id="1" w:date="2026-03-17T01:26:09Z">
            <w:r w:rsidDel="00000000" w:rsidR="00000000" w:rsidRPr="00000000">
              <w:rPr>
                <w:rtl w:val="0"/>
              </w:rPr>
              <w:t xml:space="preserve">que provee el</w:t>
            </w:r>
          </w:ins>
        </w:sdtContent>
      </w:sdt>
      <w:sdt>
        <w:sdtPr>
          <w:id w:val="-236981236"/>
          <w:tag w:val="goog_rdk_3"/>
        </w:sdtPr>
        <w:sdtContent>
          <w:del w:author="Agustina Maldonado" w:id="1" w:date="2026-03-17T01:26:09Z">
            <w:r w:rsidDel="00000000" w:rsidR="00000000" w:rsidRPr="00000000">
              <w:rPr>
                <w:rtl w:val="0"/>
              </w:rPr>
              <w:delText xml:space="preserve">del</w:delText>
            </w:r>
          </w:del>
        </w:sdtContent>
      </w:sdt>
      <w:r w:rsidDel="00000000" w:rsidR="00000000" w:rsidRPr="00000000">
        <w:rPr>
          <w:rtl w:val="0"/>
        </w:rPr>
        <w:t xml:space="preserve"> sistema son: </w:t>
      </w:r>
    </w:p>
    <w:p w:rsidR="00000000" w:rsidDel="00000000" w:rsidP="00000000" w:rsidRDefault="00000000" w:rsidRPr="00000000" w14:paraId="0000001B">
      <w:pPr>
        <w:numPr>
          <w:ilvl w:val="0"/>
          <w:numId w:val="24"/>
        </w:numPr>
        <w:spacing w:after="0" w:afterAutospacing="0"/>
        <w:ind w:left="720" w:hanging="360"/>
        <w:rPr>
          <w:u w:val="none"/>
        </w:rPr>
      </w:pPr>
      <w:r w:rsidDel="00000000" w:rsidR="00000000" w:rsidRPr="00000000">
        <w:rPr>
          <w:rtl w:val="0"/>
        </w:rPr>
        <w:t xml:space="preserve">Gestión de Proyectos: Cree y administre múltiples proyectos simultáneamente</w:t>
      </w:r>
    </w:p>
    <w:p w:rsidR="00000000" w:rsidDel="00000000" w:rsidP="00000000" w:rsidRDefault="00000000" w:rsidRPr="00000000" w14:paraId="0000001C">
      <w:pPr>
        <w:numPr>
          <w:ilvl w:val="0"/>
          <w:numId w:val="24"/>
        </w:numPr>
        <w:spacing w:after="0" w:afterAutospacing="0" w:before="0" w:beforeAutospacing="0"/>
        <w:ind w:left="720" w:hanging="360"/>
        <w:rPr>
          <w:u w:val="none"/>
        </w:rPr>
      </w:pPr>
      <w:r w:rsidDel="00000000" w:rsidR="00000000" w:rsidRPr="00000000">
        <w:rPr>
          <w:rtl w:val="0"/>
        </w:rPr>
        <w:t xml:space="preserve">Planificación de Tareas: Organice y asigne tareas con fechas y responsables</w:t>
      </w:r>
    </w:p>
    <w:p w:rsidR="00000000" w:rsidDel="00000000" w:rsidP="00000000" w:rsidRDefault="00000000" w:rsidRPr="00000000" w14:paraId="0000001D">
      <w:pPr>
        <w:numPr>
          <w:ilvl w:val="0"/>
          <w:numId w:val="24"/>
        </w:numPr>
        <w:spacing w:after="0" w:afterAutospacing="0" w:before="0" w:beforeAutospacing="0"/>
        <w:ind w:left="720" w:hanging="360"/>
        <w:rPr>
          <w:u w:val="none"/>
        </w:rPr>
      </w:pPr>
      <w:r w:rsidDel="00000000" w:rsidR="00000000" w:rsidRPr="00000000">
        <w:rPr>
          <w:rtl w:val="0"/>
        </w:rPr>
        <w:t xml:space="preserve">Seguimiento de Tiempo: Registre el tiempo dedicado a cada tarea con cronómetro integrado</w:t>
      </w:r>
    </w:p>
    <w:p w:rsidR="00000000" w:rsidDel="00000000" w:rsidP="00000000" w:rsidRDefault="00000000" w:rsidRPr="00000000" w14:paraId="0000001E">
      <w:pPr>
        <w:numPr>
          <w:ilvl w:val="0"/>
          <w:numId w:val="24"/>
        </w:numPr>
        <w:spacing w:after="0" w:afterAutospacing="0" w:before="0" w:beforeAutospacing="0"/>
        <w:ind w:left="720" w:hanging="360"/>
        <w:rPr>
          <w:u w:val="none"/>
        </w:rPr>
      </w:pPr>
      <w:r w:rsidDel="00000000" w:rsidR="00000000" w:rsidRPr="00000000">
        <w:rPr>
          <w:rtl w:val="0"/>
        </w:rPr>
        <w:t xml:space="preserve">Gestión de Equipos: Administre miembros del proyecto con diferentes roles</w:t>
      </w:r>
    </w:p>
    <w:p w:rsidR="00000000" w:rsidDel="00000000" w:rsidP="00000000" w:rsidRDefault="00000000" w:rsidRPr="00000000" w14:paraId="0000001F">
      <w:pPr>
        <w:numPr>
          <w:ilvl w:val="0"/>
          <w:numId w:val="24"/>
        </w:numPr>
        <w:spacing w:after="0" w:afterAutospacing="0" w:before="0" w:beforeAutospacing="0"/>
        <w:ind w:left="720" w:hanging="360"/>
        <w:rPr>
          <w:u w:val="none"/>
        </w:rPr>
      </w:pPr>
      <w:r w:rsidDel="00000000" w:rsidR="00000000" w:rsidRPr="00000000">
        <w:rPr>
          <w:rtl w:val="0"/>
        </w:rPr>
        <w:t xml:space="preserve">Etapas: Organice el trabajo según las etapas de tu proyecto</w:t>
      </w:r>
    </w:p>
    <w:p w:rsidR="00000000" w:rsidDel="00000000" w:rsidP="00000000" w:rsidRDefault="00000000" w:rsidRPr="00000000" w14:paraId="00000020">
      <w:pPr>
        <w:numPr>
          <w:ilvl w:val="0"/>
          <w:numId w:val="24"/>
        </w:numPr>
        <w:spacing w:after="0" w:afterAutospacing="0" w:before="0" w:beforeAutospacing="0"/>
        <w:ind w:left="720" w:hanging="360"/>
        <w:rPr>
          <w:u w:val="none"/>
        </w:rPr>
      </w:pPr>
      <w:r w:rsidDel="00000000" w:rsidR="00000000" w:rsidRPr="00000000">
        <w:rPr>
          <w:rtl w:val="0"/>
        </w:rPr>
        <w:t xml:space="preserve">Reportes y Métricas: Visualice el progreso con dashboards y gráficos detallados</w:t>
      </w:r>
    </w:p>
    <w:p w:rsidR="00000000" w:rsidDel="00000000" w:rsidP="00000000" w:rsidRDefault="00000000" w:rsidRPr="00000000" w14:paraId="00000021">
      <w:pPr>
        <w:numPr>
          <w:ilvl w:val="0"/>
          <w:numId w:val="24"/>
        </w:numPr>
        <w:spacing w:before="0" w:beforeAutospacing="0"/>
        <w:ind w:left="720" w:hanging="360"/>
        <w:rPr>
          <w:u w:val="none"/>
        </w:rPr>
      </w:pPr>
      <w:r w:rsidDel="00000000" w:rsidR="00000000" w:rsidRPr="00000000">
        <w:rPr>
          <w:rtl w:val="0"/>
        </w:rPr>
        <w:t xml:space="preserve">Exportación de Datos: Exporte información en múltiples formatos</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pStyle w:val="Heading2"/>
        <w:ind w:left="0"/>
        <w:rPr/>
      </w:pPr>
      <w:bookmarkStart w:colFirst="0" w:colLast="0" w:name="_heading=h.322ge1vpdvme" w:id="3"/>
      <w:bookmarkEnd w:id="3"/>
      <w:r w:rsidDel="00000000" w:rsidR="00000000" w:rsidRPr="00000000">
        <w:rPr>
          <w:rtl w:val="0"/>
        </w:rPr>
        <w:t xml:space="preserve">1.2 Beneficios del sistema</w:t>
      </w:r>
    </w:p>
    <w:p w:rsidR="00000000" w:rsidDel="00000000" w:rsidP="00000000" w:rsidRDefault="00000000" w:rsidRPr="00000000" w14:paraId="00000024">
      <w:pPr>
        <w:rPr/>
      </w:pPr>
      <w:r w:rsidDel="00000000" w:rsidR="00000000" w:rsidRPr="00000000">
        <w:rPr>
          <w:rtl w:val="0"/>
        </w:rPr>
        <w:t xml:space="preserve">Algunos de los beneficios que brinda el sistema son: </w:t>
      </w:r>
    </w:p>
    <w:p w:rsidR="00000000" w:rsidDel="00000000" w:rsidP="00000000" w:rsidRDefault="00000000" w:rsidRPr="00000000" w14:paraId="00000025">
      <w:pPr>
        <w:numPr>
          <w:ilvl w:val="0"/>
          <w:numId w:val="27"/>
        </w:numPr>
        <w:spacing w:after="0" w:afterAutospacing="0"/>
        <w:ind w:left="720" w:hanging="360"/>
        <w:rPr>
          <w:u w:val="none"/>
        </w:rPr>
      </w:pPr>
      <w:r w:rsidDel="00000000" w:rsidR="00000000" w:rsidRPr="00000000">
        <w:rPr>
          <w:rtl w:val="0"/>
        </w:rPr>
        <w:t xml:space="preserve">Mejora la productividad del equipo mediante una gestión centralizada</w:t>
      </w:r>
    </w:p>
    <w:p w:rsidR="00000000" w:rsidDel="00000000" w:rsidP="00000000" w:rsidRDefault="00000000" w:rsidRPr="00000000" w14:paraId="00000026">
      <w:pPr>
        <w:numPr>
          <w:ilvl w:val="0"/>
          <w:numId w:val="27"/>
        </w:numPr>
        <w:spacing w:after="0" w:afterAutospacing="0" w:before="0" w:beforeAutospacing="0"/>
        <w:ind w:left="720" w:hanging="360"/>
        <w:rPr>
          <w:u w:val="none"/>
        </w:rPr>
      </w:pPr>
      <w:r w:rsidDel="00000000" w:rsidR="00000000" w:rsidRPr="00000000">
        <w:rPr>
          <w:rtl w:val="0"/>
        </w:rPr>
        <w:t xml:space="preserve">Facilita el seguimiento del progreso del proyecto en tiempo real</w:t>
      </w:r>
    </w:p>
    <w:p w:rsidR="00000000" w:rsidDel="00000000" w:rsidP="00000000" w:rsidRDefault="00000000" w:rsidRPr="00000000" w14:paraId="00000027">
      <w:pPr>
        <w:numPr>
          <w:ilvl w:val="0"/>
          <w:numId w:val="27"/>
        </w:numPr>
        <w:spacing w:after="0" w:afterAutospacing="0" w:before="0" w:beforeAutospacing="0"/>
        <w:ind w:left="720" w:hanging="360"/>
        <w:rPr>
          <w:u w:val="none"/>
        </w:rPr>
      </w:pPr>
      <w:r w:rsidDel="00000000" w:rsidR="00000000" w:rsidRPr="00000000">
        <w:rPr>
          <w:rtl w:val="0"/>
        </w:rPr>
        <w:t xml:space="preserve">Permite la toma de decisiones basada en datos y métricas</w:t>
      </w:r>
    </w:p>
    <w:p w:rsidR="00000000" w:rsidDel="00000000" w:rsidP="00000000" w:rsidRDefault="00000000" w:rsidRPr="00000000" w14:paraId="00000028">
      <w:pPr>
        <w:numPr>
          <w:ilvl w:val="0"/>
          <w:numId w:val="27"/>
        </w:numPr>
        <w:spacing w:after="0" w:afterAutospacing="0" w:before="0" w:beforeAutospacing="0"/>
        <w:ind w:left="720" w:hanging="360"/>
        <w:rPr>
          <w:u w:val="none"/>
        </w:rPr>
      </w:pPr>
      <w:r w:rsidDel="00000000" w:rsidR="00000000" w:rsidRPr="00000000">
        <w:rPr>
          <w:rtl w:val="0"/>
        </w:rPr>
        <w:t xml:space="preserve">Optimiza la asignación de recursos y carga de trabajo</w:t>
      </w:r>
    </w:p>
    <w:p w:rsidR="00000000" w:rsidDel="00000000" w:rsidP="00000000" w:rsidRDefault="00000000" w:rsidRPr="00000000" w14:paraId="00000029">
      <w:pPr>
        <w:numPr>
          <w:ilvl w:val="0"/>
          <w:numId w:val="27"/>
        </w:numPr>
        <w:spacing w:before="0" w:beforeAutospacing="0"/>
        <w:ind w:left="720" w:hanging="360"/>
        <w:rPr>
          <w:u w:val="none"/>
        </w:rPr>
      </w:pPr>
      <w:r w:rsidDel="00000000" w:rsidR="00000000" w:rsidRPr="00000000">
        <w:rPr>
          <w:rtl w:val="0"/>
        </w:rPr>
        <w:t xml:space="preserve">Reduce el riesgo de incumplimiento de plazos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pStyle w:val="Heading1"/>
        <w:rPr/>
      </w:pPr>
      <w:bookmarkStart w:colFirst="0" w:colLast="0" w:name="_heading=h.swui7p8x91cv" w:id="4"/>
      <w:bookmarkEnd w:id="4"/>
      <w:r w:rsidDel="00000000" w:rsidR="00000000" w:rsidRPr="00000000">
        <w:rPr>
          <w:rtl w:val="0"/>
        </w:rPr>
        <w:t xml:space="preserve">2 - Usuarios y roles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bookmarkStart w:colFirst="0" w:colLast="0" w:name="_heading=h.32p7zg3fd0lo" w:id="5"/>
      <w:bookmarkEnd w:id="5"/>
      <w:r w:rsidDel="00000000" w:rsidR="00000000" w:rsidRPr="00000000">
        <w:rPr>
          <w:rtl w:val="0"/>
        </w:rPr>
        <w:t xml:space="preserve">2.1 Usuarios</w:t>
      </w:r>
    </w:p>
    <w:p w:rsidR="00000000" w:rsidDel="00000000" w:rsidP="00000000" w:rsidRDefault="00000000" w:rsidRPr="00000000" w14:paraId="00000031">
      <w:pPr>
        <w:rPr/>
      </w:pPr>
      <w:r w:rsidDel="00000000" w:rsidR="00000000" w:rsidRPr="00000000">
        <w:rPr>
          <w:rtl w:val="0"/>
        </w:rPr>
        <w:t xml:space="preserve">El sistema Kairos cuenta con dos niveles de acceso a permisos: </w:t>
      </w:r>
    </w:p>
    <w:p w:rsidR="00000000" w:rsidDel="00000000" w:rsidP="00000000" w:rsidRDefault="00000000" w:rsidRPr="00000000" w14:paraId="00000032">
      <w:pPr>
        <w:rPr/>
      </w:pPr>
      <w:r w:rsidDel="00000000" w:rsidR="00000000" w:rsidRPr="00000000">
        <w:rPr>
          <w:rtl w:val="0"/>
        </w:rPr>
      </w:r>
    </w:p>
    <w:sdt>
      <w:sdtPr>
        <w:lock w:val="contentLocked"/>
        <w:id w:val="-806623882"/>
        <w:tag w:val="goog_rdk_4"/>
      </w:sdtPr>
      <w:sdtContent>
        <w:tbl>
          <w:tblPr>
            <w:tblStyle w:val="Table1"/>
            <w:tblW w:w="10755.0" w:type="dxa"/>
            <w:jc w:val="left"/>
            <w:tblInd w:w="-96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90"/>
            <w:gridCol w:w="4725"/>
            <w:tblGridChange w:id="0">
              <w:tblGrid>
                <w:gridCol w:w="2340"/>
                <w:gridCol w:w="3690"/>
                <w:gridCol w:w="4725"/>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33">
                <w:pPr>
                  <w:widowControl w:val="0"/>
                  <w:spacing w:before="0" w:line="240" w:lineRule="auto"/>
                  <w:ind w:left="0"/>
                  <w:rPr>
                    <w:color w:val="ffffff"/>
                  </w:rPr>
                </w:pPr>
                <w:r w:rsidDel="00000000" w:rsidR="00000000" w:rsidRPr="00000000">
                  <w:rPr>
                    <w:color w:val="ffffff"/>
                    <w:rtl w:val="0"/>
                  </w:rPr>
                  <w:t xml:space="preserve">Rol</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34">
                <w:pPr>
                  <w:widowControl w:val="0"/>
                  <w:spacing w:before="0" w:line="240" w:lineRule="auto"/>
                  <w:ind w:left="0"/>
                  <w:rPr>
                    <w:color w:val="ffffff"/>
                  </w:rPr>
                </w:pPr>
                <w:r w:rsidDel="00000000" w:rsidR="00000000" w:rsidRPr="00000000">
                  <w:rPr>
                    <w:color w:val="ffffff"/>
                    <w:rtl w:val="0"/>
                  </w:rPr>
                  <w:t xml:space="preserve">Descripción</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35">
                <w:pPr>
                  <w:widowControl w:val="0"/>
                  <w:spacing w:before="0" w:line="240" w:lineRule="auto"/>
                  <w:ind w:left="0"/>
                  <w:rPr>
                    <w:color w:val="ffffff"/>
                  </w:rPr>
                </w:pPr>
                <w:r w:rsidDel="00000000" w:rsidR="00000000" w:rsidRPr="00000000">
                  <w:rPr>
                    <w:color w:val="ffffff"/>
                    <w:rtl w:val="0"/>
                  </w:rPr>
                  <w:t xml:space="preserve">Permisos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before="0" w:line="240" w:lineRule="auto"/>
                  <w:ind w:left="0"/>
                  <w:rPr/>
                </w:pPr>
                <w:r w:rsidDel="00000000" w:rsidR="00000000" w:rsidRPr="00000000">
                  <w:rPr>
                    <w:rtl w:val="0"/>
                  </w:rPr>
                  <w:t xml:space="preserve">Administrador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before="0" w:line="240" w:lineRule="auto"/>
                  <w:ind w:left="0"/>
                  <w:rPr/>
                </w:pPr>
                <w:r w:rsidDel="00000000" w:rsidR="00000000" w:rsidRPr="00000000">
                  <w:rPr>
                    <w:rtl w:val="0"/>
                  </w:rPr>
                  <w:t xml:space="preserve">Responsable de la configuración y administración general de los 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numPr>
                    <w:ilvl w:val="0"/>
                    <w:numId w:val="14"/>
                  </w:numPr>
                  <w:spacing w:before="0" w:line="240" w:lineRule="auto"/>
                  <w:ind w:left="720" w:hanging="360"/>
                </w:pPr>
                <w:r w:rsidDel="00000000" w:rsidR="00000000" w:rsidRPr="00000000">
                  <w:rPr>
                    <w:rtl w:val="0"/>
                  </w:rPr>
                  <w:t xml:space="preserve">Crea y elimina proyectos</w:t>
                </w:r>
              </w:p>
              <w:p w:rsidR="00000000" w:rsidDel="00000000" w:rsidP="00000000" w:rsidRDefault="00000000" w:rsidRPr="00000000" w14:paraId="00000039">
                <w:pPr>
                  <w:widowControl w:val="0"/>
                  <w:numPr>
                    <w:ilvl w:val="0"/>
                    <w:numId w:val="14"/>
                  </w:numPr>
                  <w:spacing w:before="0" w:line="240" w:lineRule="auto"/>
                  <w:ind w:left="720" w:hanging="360"/>
                </w:pPr>
                <w:r w:rsidDel="00000000" w:rsidR="00000000" w:rsidRPr="00000000">
                  <w:rPr>
                    <w:rtl w:val="0"/>
                  </w:rPr>
                  <w:t xml:space="preserve">Gestiona los miembros de un equipo</w:t>
                </w:r>
              </w:p>
              <w:p w:rsidR="00000000" w:rsidDel="00000000" w:rsidP="00000000" w:rsidRDefault="00000000" w:rsidRPr="00000000" w14:paraId="0000003A">
                <w:pPr>
                  <w:widowControl w:val="0"/>
                  <w:numPr>
                    <w:ilvl w:val="0"/>
                    <w:numId w:val="14"/>
                  </w:numPr>
                  <w:spacing w:before="0" w:line="240" w:lineRule="auto"/>
                  <w:ind w:left="720" w:hanging="360"/>
                </w:pPr>
                <w:r w:rsidDel="00000000" w:rsidR="00000000" w:rsidRPr="00000000">
                  <w:rPr>
                    <w:rtl w:val="0"/>
                  </w:rPr>
                  <w:t xml:space="preserve">Configura parámetros de un proyecto</w:t>
                </w:r>
              </w:p>
              <w:p w:rsidR="00000000" w:rsidDel="00000000" w:rsidP="00000000" w:rsidRDefault="00000000" w:rsidRPr="00000000" w14:paraId="0000003B">
                <w:pPr>
                  <w:widowControl w:val="0"/>
                  <w:numPr>
                    <w:ilvl w:val="0"/>
                    <w:numId w:val="14"/>
                  </w:numPr>
                  <w:spacing w:before="0" w:line="240" w:lineRule="auto"/>
                  <w:ind w:left="720" w:hanging="360"/>
                </w:pPr>
                <w:r w:rsidDel="00000000" w:rsidR="00000000" w:rsidRPr="00000000">
                  <w:rPr>
                    <w:rtl w:val="0"/>
                  </w:rPr>
                  <w:t xml:space="preserve">Acceso a todos los módulos</w:t>
                </w:r>
              </w:p>
              <w:p w:rsidR="00000000" w:rsidDel="00000000" w:rsidP="00000000" w:rsidRDefault="00000000" w:rsidRPr="00000000" w14:paraId="0000003C">
                <w:pPr>
                  <w:widowControl w:val="0"/>
                  <w:numPr>
                    <w:ilvl w:val="0"/>
                    <w:numId w:val="14"/>
                  </w:numPr>
                  <w:spacing w:before="0" w:line="240" w:lineRule="auto"/>
                  <w:ind w:left="720" w:hanging="360"/>
                </w:pPr>
                <w:r w:rsidDel="00000000" w:rsidR="00000000" w:rsidRPr="00000000">
                  <w:rPr>
                    <w:rtl w:val="0"/>
                  </w:rPr>
                  <w:t xml:space="preserve">Exportar información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before="0" w:line="240" w:lineRule="auto"/>
                  <w:ind w:left="0"/>
                  <w:rPr/>
                </w:pPr>
                <w:r w:rsidDel="00000000" w:rsidR="00000000" w:rsidRPr="00000000">
                  <w:rPr>
                    <w:rtl w:val="0"/>
                  </w:rPr>
                  <w:t xml:space="preserve">Usuario común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before="0" w:line="240" w:lineRule="auto"/>
                  <w:ind w:left="0"/>
                  <w:rPr/>
                </w:pPr>
                <w:r w:rsidDel="00000000" w:rsidR="00000000" w:rsidRPr="00000000">
                  <w:rPr>
                    <w:rtl w:val="0"/>
                  </w:rPr>
                  <w:t xml:space="preserve">No posee permisos especiales, solamente puede participar en 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numPr>
                    <w:ilvl w:val="0"/>
                    <w:numId w:val="7"/>
                  </w:numPr>
                  <w:spacing w:before="0" w:line="240" w:lineRule="auto"/>
                  <w:ind w:left="720" w:hanging="360"/>
                </w:pPr>
                <w:r w:rsidDel="00000000" w:rsidR="00000000" w:rsidRPr="00000000">
                  <w:rPr>
                    <w:rtl w:val="0"/>
                  </w:rPr>
                  <w:t xml:space="preserve">Pertenecer a un proyecto</w:t>
                </w:r>
              </w:p>
            </w:tc>
          </w:tr>
        </w:tbl>
      </w:sdtContent>
    </w:sdt>
    <w:p w:rsidR="00000000" w:rsidDel="00000000" w:rsidP="00000000" w:rsidRDefault="00000000" w:rsidRPr="00000000" w14:paraId="00000040">
      <w:pPr>
        <w:spacing w:before="0" w:lineRule="auto"/>
        <w:rPr/>
      </w:pPr>
      <w:r w:rsidDel="00000000" w:rsidR="00000000" w:rsidRPr="00000000">
        <w:rPr>
          <w:rtl w:val="0"/>
        </w:rPr>
      </w:r>
    </w:p>
    <w:p w:rsidR="00000000" w:rsidDel="00000000" w:rsidP="00000000" w:rsidRDefault="00000000" w:rsidRPr="00000000" w14:paraId="00000041">
      <w:pPr>
        <w:pStyle w:val="Heading2"/>
        <w:rPr/>
      </w:pPr>
      <w:bookmarkStart w:colFirst="0" w:colLast="0" w:name="_heading=h.9kaoihxmjyg3" w:id="6"/>
      <w:bookmarkEnd w:id="6"/>
      <w:r w:rsidDel="00000000" w:rsidR="00000000" w:rsidRPr="00000000">
        <w:rPr>
          <w:rtl w:val="0"/>
        </w:rPr>
        <w:t xml:space="preserve">2.2 Tipos de roles en un proyecto</w:t>
      </w:r>
    </w:p>
    <w:p w:rsidR="00000000" w:rsidDel="00000000" w:rsidP="00000000" w:rsidRDefault="00000000" w:rsidRPr="00000000" w14:paraId="00000042">
      <w:pPr>
        <w:rPr/>
      </w:pPr>
      <w:r w:rsidDel="00000000" w:rsidR="00000000" w:rsidRPr="00000000">
        <w:rPr>
          <w:rtl w:val="0"/>
        </w:rPr>
        <w:t xml:space="preserve">El sistema Kairos cuenta con dos tipos diferentes de roles en un proyecto:</w:t>
      </w:r>
    </w:p>
    <w:sdt>
      <w:sdtPr>
        <w:lock w:val="contentLocked"/>
        <w:id w:val="-1270133787"/>
        <w:tag w:val="goog_rdk_5"/>
      </w:sdtPr>
      <w:sdtContent>
        <w:tbl>
          <w:tblPr>
            <w:tblStyle w:val="Table2"/>
            <w:tblW w:w="10755.0" w:type="dxa"/>
            <w:jc w:val="left"/>
            <w:tblInd w:w="-96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3690"/>
            <w:gridCol w:w="4725"/>
            <w:tblGridChange w:id="0">
              <w:tblGrid>
                <w:gridCol w:w="2340"/>
                <w:gridCol w:w="3690"/>
                <w:gridCol w:w="4725"/>
              </w:tblGrid>
            </w:tblGridChange>
          </w:tblGrid>
          <w:tr>
            <w:trPr>
              <w:cantSplit w:val="0"/>
              <w:tblHeader w:val="0"/>
            </w:trPr>
            <w:tc>
              <w:tcPr>
                <w:shd w:fill="6fa8dc"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Rol</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Descripción</w:t>
                </w:r>
              </w:p>
            </w:tc>
            <w:tc>
              <w:tcPr>
                <w:shd w:fill="6fa8dc"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Permisos Principales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Líder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Coordina el equipo y gestiona la planificación y seguimiento.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numPr>
                    <w:ilvl w:val="0"/>
                    <w:numId w:val="7"/>
                  </w:numPr>
                  <w:spacing w:before="0" w:line="240" w:lineRule="auto"/>
                  <w:ind w:left="720" w:hanging="360"/>
                  <w:rPr>
                    <w:u w:val="none"/>
                  </w:rPr>
                </w:pPr>
                <w:r w:rsidDel="00000000" w:rsidR="00000000" w:rsidRPr="00000000">
                  <w:rPr>
                    <w:rtl w:val="0"/>
                  </w:rPr>
                  <w:t xml:space="preserve">Crear y editar tareas</w:t>
                </w:r>
              </w:p>
              <w:p w:rsidR="00000000" w:rsidDel="00000000" w:rsidP="00000000" w:rsidRDefault="00000000" w:rsidRPr="00000000" w14:paraId="00000049">
                <w:pPr>
                  <w:widowControl w:val="0"/>
                  <w:numPr>
                    <w:ilvl w:val="0"/>
                    <w:numId w:val="7"/>
                  </w:numPr>
                  <w:spacing w:before="0" w:line="240" w:lineRule="auto"/>
                  <w:ind w:left="720" w:hanging="360"/>
                  <w:rPr>
                    <w:u w:val="none"/>
                  </w:rPr>
                </w:pPr>
                <w:r w:rsidDel="00000000" w:rsidR="00000000" w:rsidRPr="00000000">
                  <w:rPr>
                    <w:rtl w:val="0"/>
                  </w:rPr>
                  <w:t xml:space="preserve">Asignar tareas a miembros</w:t>
                </w:r>
              </w:p>
              <w:p w:rsidR="00000000" w:rsidDel="00000000" w:rsidP="00000000" w:rsidRDefault="00000000" w:rsidRPr="00000000" w14:paraId="0000004A">
                <w:pPr>
                  <w:widowControl w:val="0"/>
                  <w:numPr>
                    <w:ilvl w:val="0"/>
                    <w:numId w:val="7"/>
                  </w:numPr>
                  <w:spacing w:before="0" w:line="240" w:lineRule="auto"/>
                  <w:ind w:left="720" w:hanging="360"/>
                  <w:rPr>
                    <w:u w:val="none"/>
                  </w:rPr>
                </w:pPr>
                <w:r w:rsidDel="00000000" w:rsidR="00000000" w:rsidRPr="00000000">
                  <w:rPr>
                    <w:rtl w:val="0"/>
                  </w:rPr>
                  <w:t xml:space="preserve">Ver reportes y métricas</w:t>
                </w:r>
              </w:p>
              <w:p w:rsidR="00000000" w:rsidDel="00000000" w:rsidP="00000000" w:rsidRDefault="00000000" w:rsidRPr="00000000" w14:paraId="0000004B">
                <w:pPr>
                  <w:widowControl w:val="0"/>
                  <w:numPr>
                    <w:ilvl w:val="0"/>
                    <w:numId w:val="7"/>
                  </w:numPr>
                  <w:spacing w:before="0" w:line="240" w:lineRule="auto"/>
                  <w:ind w:left="720" w:hanging="360"/>
                  <w:rPr>
                    <w:u w:val="none"/>
                  </w:rPr>
                </w:pPr>
                <w:r w:rsidDel="00000000" w:rsidR="00000000" w:rsidRPr="00000000">
                  <w:rPr>
                    <w:rtl w:val="0"/>
                  </w:rPr>
                  <w:t xml:space="preserve">Gestionar etapas e iteraciones</w:t>
                </w:r>
              </w:p>
              <w:p w:rsidR="00000000" w:rsidDel="00000000" w:rsidP="00000000" w:rsidRDefault="00000000" w:rsidRPr="00000000" w14:paraId="0000004C">
                <w:pPr>
                  <w:widowControl w:val="0"/>
                  <w:numPr>
                    <w:ilvl w:val="0"/>
                    <w:numId w:val="7"/>
                  </w:numPr>
                  <w:spacing w:before="0" w:line="240" w:lineRule="auto"/>
                  <w:ind w:left="720" w:hanging="360"/>
                  <w:rPr>
                    <w:u w:val="none"/>
                  </w:rPr>
                </w:pPr>
                <w:r w:rsidDel="00000000" w:rsidR="00000000" w:rsidRPr="00000000">
                  <w:rPr>
                    <w:rtl w:val="0"/>
                  </w:rPr>
                  <w:t xml:space="preserve">Aprobar o rechazar tareas propuestas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Miembro regular que registra el tiempo de las tareas asignadas.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numPr>
                    <w:ilvl w:val="0"/>
                    <w:numId w:val="21"/>
                  </w:numPr>
                  <w:spacing w:before="0" w:line="240" w:lineRule="auto"/>
                  <w:ind w:left="720" w:hanging="360"/>
                  <w:rPr>
                    <w:u w:val="none"/>
                  </w:rPr>
                </w:pPr>
                <w:r w:rsidDel="00000000" w:rsidR="00000000" w:rsidRPr="00000000">
                  <w:rPr>
                    <w:rtl w:val="0"/>
                  </w:rPr>
                  <w:t xml:space="preserve">Ver tareas asignadas</w:t>
                </w:r>
              </w:p>
              <w:p w:rsidR="00000000" w:rsidDel="00000000" w:rsidP="00000000" w:rsidRDefault="00000000" w:rsidRPr="00000000" w14:paraId="00000050">
                <w:pPr>
                  <w:widowControl w:val="0"/>
                  <w:numPr>
                    <w:ilvl w:val="0"/>
                    <w:numId w:val="21"/>
                  </w:numPr>
                  <w:spacing w:before="0" w:line="240" w:lineRule="auto"/>
                  <w:ind w:left="720" w:hanging="360"/>
                  <w:rPr>
                    <w:u w:val="none"/>
                  </w:rPr>
                </w:pPr>
                <w:r w:rsidDel="00000000" w:rsidR="00000000" w:rsidRPr="00000000">
                  <w:rPr>
                    <w:rtl w:val="0"/>
                  </w:rPr>
                  <w:t xml:space="preserve">Registrar tiempo de trabajo</w:t>
                </w:r>
              </w:p>
              <w:p w:rsidR="00000000" w:rsidDel="00000000" w:rsidP="00000000" w:rsidRDefault="00000000" w:rsidRPr="00000000" w14:paraId="00000051">
                <w:pPr>
                  <w:widowControl w:val="0"/>
                  <w:numPr>
                    <w:ilvl w:val="0"/>
                    <w:numId w:val="21"/>
                  </w:numPr>
                  <w:spacing w:before="0" w:line="240" w:lineRule="auto"/>
                  <w:ind w:left="720" w:hanging="360"/>
                  <w:rPr>
                    <w:u w:val="none"/>
                  </w:rPr>
                </w:pPr>
                <w:r w:rsidDel="00000000" w:rsidR="00000000" w:rsidRPr="00000000">
                  <w:rPr>
                    <w:rtl w:val="0"/>
                  </w:rPr>
                  <w:t xml:space="preserve">Actualizar el estado de sus tareas</w:t>
                </w:r>
              </w:p>
              <w:p w:rsidR="00000000" w:rsidDel="00000000" w:rsidP="00000000" w:rsidRDefault="00000000" w:rsidRPr="00000000" w14:paraId="00000052">
                <w:pPr>
                  <w:widowControl w:val="0"/>
                  <w:numPr>
                    <w:ilvl w:val="0"/>
                    <w:numId w:val="21"/>
                  </w:numPr>
                  <w:spacing w:before="0" w:line="240" w:lineRule="auto"/>
                  <w:ind w:left="720" w:hanging="360"/>
                  <w:rPr>
                    <w:u w:val="none"/>
                  </w:rPr>
                </w:pPr>
                <w:r w:rsidDel="00000000" w:rsidR="00000000" w:rsidRPr="00000000">
                  <w:rPr>
                    <w:rtl w:val="0"/>
                  </w:rPr>
                  <w:t xml:space="preserve">Proponer nuevas tareas</w:t>
                </w:r>
              </w:p>
              <w:p w:rsidR="00000000" w:rsidDel="00000000" w:rsidP="00000000" w:rsidRDefault="00000000" w:rsidRPr="00000000" w14:paraId="00000053">
                <w:pPr>
                  <w:widowControl w:val="0"/>
                  <w:numPr>
                    <w:ilvl w:val="0"/>
                    <w:numId w:val="21"/>
                  </w:numPr>
                  <w:spacing w:before="0" w:line="240" w:lineRule="auto"/>
                  <w:ind w:left="720" w:hanging="360"/>
                  <w:rPr>
                    <w:u w:val="none"/>
                  </w:rPr>
                </w:pPr>
                <w:r w:rsidDel="00000000" w:rsidR="00000000" w:rsidRPr="00000000">
                  <w:rPr>
                    <w:rtl w:val="0"/>
                  </w:rPr>
                  <w:t xml:space="preserve">Acceso limitado a visualización</w:t>
                </w:r>
              </w:p>
            </w:tc>
          </w:tr>
        </w:tbl>
      </w:sdtContent>
    </w:sdt>
    <w:p w:rsidR="00000000" w:rsidDel="00000000" w:rsidP="00000000" w:rsidRDefault="00000000" w:rsidRPr="00000000" w14:paraId="00000054">
      <w:pPr>
        <w:spacing w:before="0" w:lineRule="auto"/>
        <w:rPr/>
      </w:pPr>
      <w:r w:rsidDel="00000000" w:rsidR="00000000" w:rsidRPr="00000000">
        <w:rPr>
          <w:rtl w:val="0"/>
        </w:rPr>
      </w:r>
    </w:p>
    <w:p w:rsidR="00000000" w:rsidDel="00000000" w:rsidP="00000000" w:rsidRDefault="00000000" w:rsidRPr="00000000" w14:paraId="00000055">
      <w:pPr>
        <w:spacing w:before="0" w:lineRule="auto"/>
        <w:rPr/>
      </w:pPr>
      <w:r w:rsidDel="00000000" w:rsidR="00000000" w:rsidRPr="00000000">
        <w:rPr>
          <w:b w:val="1"/>
          <w:bCs w:val="1"/>
          <w:rtl w:val="0"/>
        </w:rPr>
        <w:t xml:space="preserve">Nota</w:t>
      </w:r>
      <w:r w:rsidDel="00000000" w:rsidR="00000000" w:rsidRPr="00000000">
        <w:rPr>
          <w:rtl w:val="0"/>
        </w:rPr>
        <w:t xml:space="preserve">: Los permisos son acumulativos</w:t>
      </w:r>
      <w:sdt>
        <w:sdtPr>
          <w:id w:val="270057841"/>
          <w:tag w:val="goog_rdk_6"/>
        </w:sdtPr>
        <w:sdtContent>
          <w:ins w:author="Agustina Maldonado" w:id="2" w:date="2026-03-17T01:30:07Z">
            <w:r w:rsidDel="00000000" w:rsidR="00000000" w:rsidRPr="00000000">
              <w:rPr>
                <w:rtl w:val="0"/>
              </w:rPr>
              <w:t xml:space="preserve"> ascendentemente</w:t>
            </w:r>
          </w:ins>
        </w:sdtContent>
      </w:sdt>
      <w:sdt>
        <w:sdtPr>
          <w:id w:val="2090428621"/>
          <w:tag w:val="goog_rdk_7"/>
        </w:sdtPr>
        <w:sdtContent>
          <w:del w:author="Agustina Maldonado" w:id="2" w:date="2026-03-17T01:30:07Z">
            <w:r w:rsidDel="00000000" w:rsidR="00000000" w:rsidRPr="00000000">
              <w:rPr>
                <w:rtl w:val="0"/>
              </w:rPr>
              <w:delText xml:space="preserve"> hacia arriba</w:delText>
            </w:r>
          </w:del>
        </w:sdtContent>
      </w:sdt>
      <w:r w:rsidDel="00000000" w:rsidR="00000000" w:rsidRPr="00000000">
        <w:rPr>
          <w:rtl w:val="0"/>
        </w:rPr>
        <w:t xml:space="preserve">. Un Administrador tiene todos los permisos</w:t>
      </w:r>
    </w:p>
    <w:p w:rsidR="00000000" w:rsidDel="00000000" w:rsidP="00000000" w:rsidRDefault="00000000" w:rsidRPr="00000000" w14:paraId="00000056">
      <w:pPr>
        <w:spacing w:before="0" w:lineRule="auto"/>
        <w:ind w:left="0" w:firstLine="0"/>
        <w:rPr/>
      </w:pPr>
      <w:r w:rsidDel="00000000" w:rsidR="00000000" w:rsidRPr="00000000">
        <w:rPr>
          <w:rtl w:val="0"/>
        </w:rPr>
        <w:t xml:space="preserve">de un Líder y un Miembro, y un Líder tiene todos los permisos de un Miembro.</w:t>
      </w:r>
    </w:p>
    <w:p w:rsidR="00000000" w:rsidDel="00000000" w:rsidP="00000000" w:rsidRDefault="00000000" w:rsidRPr="00000000" w14:paraId="00000057">
      <w:pPr>
        <w:pStyle w:val="Heading1"/>
        <w:ind w:left="0" w:firstLine="0"/>
        <w:rPr/>
      </w:pPr>
      <w:bookmarkStart w:colFirst="0" w:colLast="0" w:name="_heading=h.2xxzpdmb5hmj" w:id="7"/>
      <w:bookmarkEnd w:id="7"/>
      <w:r w:rsidDel="00000000" w:rsidR="00000000" w:rsidRPr="00000000">
        <w:rPr>
          <w:rtl w:val="0"/>
        </w:rPr>
        <w:t xml:space="preserve">3 - Acceso al sistema</w:t>
      </w:r>
    </w:p>
    <w:p w:rsidR="00000000" w:rsidDel="00000000" w:rsidP="00000000" w:rsidRDefault="00000000" w:rsidRPr="00000000" w14:paraId="00000058">
      <w:pPr>
        <w:pStyle w:val="Heading2"/>
        <w:rPr/>
      </w:pPr>
      <w:bookmarkStart w:colFirst="0" w:colLast="0" w:name="_heading=h.8z3fm3lnuajw" w:id="8"/>
      <w:bookmarkEnd w:id="8"/>
      <w:r w:rsidDel="00000000" w:rsidR="00000000" w:rsidRPr="00000000">
        <w:rPr>
          <w:rtl w:val="0"/>
        </w:rPr>
        <w:t xml:space="preserve">3.1 Requisitos del sistema</w:t>
      </w:r>
    </w:p>
    <w:p w:rsidR="00000000" w:rsidDel="00000000" w:rsidP="00000000" w:rsidRDefault="00000000" w:rsidRPr="00000000" w14:paraId="00000059">
      <w:pPr>
        <w:ind w:left="0" w:firstLine="0"/>
        <w:rPr/>
      </w:pPr>
      <w:r w:rsidDel="00000000" w:rsidR="00000000" w:rsidRPr="00000000">
        <w:rPr>
          <w:rtl w:val="0"/>
        </w:rPr>
        <w:t xml:space="preserve">Navegadores Compatibles:</w:t>
      </w:r>
    </w:p>
    <w:p w:rsidR="00000000" w:rsidDel="00000000" w:rsidP="00000000" w:rsidRDefault="00000000" w:rsidRPr="00000000" w14:paraId="0000005A">
      <w:pPr>
        <w:numPr>
          <w:ilvl w:val="0"/>
          <w:numId w:val="10"/>
        </w:numPr>
        <w:spacing w:after="0" w:afterAutospacing="0"/>
        <w:ind w:left="720" w:hanging="360"/>
      </w:pPr>
      <w:r w:rsidDel="00000000" w:rsidR="00000000" w:rsidRPr="00000000">
        <w:rPr>
          <w:rtl w:val="0"/>
        </w:rPr>
        <w:t xml:space="preserve">Google Chrome (versión 90 o superior)</w:t>
      </w:r>
    </w:p>
    <w:p w:rsidR="00000000" w:rsidDel="00000000" w:rsidP="00000000" w:rsidRDefault="00000000" w:rsidRPr="00000000" w14:paraId="0000005B">
      <w:pPr>
        <w:numPr>
          <w:ilvl w:val="0"/>
          <w:numId w:val="10"/>
        </w:numPr>
        <w:spacing w:after="0" w:afterAutospacing="0" w:before="0" w:beforeAutospacing="0"/>
        <w:ind w:left="720" w:hanging="360"/>
      </w:pPr>
      <w:r w:rsidDel="00000000" w:rsidR="00000000" w:rsidRPr="00000000">
        <w:rPr>
          <w:rtl w:val="0"/>
        </w:rPr>
        <w:t xml:space="preserve">Mozilla Firefox (versión 88 o superior)</w:t>
      </w:r>
    </w:p>
    <w:p w:rsidR="00000000" w:rsidDel="00000000" w:rsidP="00000000" w:rsidRDefault="00000000" w:rsidRPr="00000000" w14:paraId="0000005C">
      <w:pPr>
        <w:numPr>
          <w:ilvl w:val="0"/>
          <w:numId w:val="10"/>
        </w:numPr>
        <w:spacing w:after="0" w:afterAutospacing="0" w:before="0" w:beforeAutospacing="0"/>
        <w:ind w:left="720" w:hanging="360"/>
      </w:pPr>
      <w:r w:rsidDel="00000000" w:rsidR="00000000" w:rsidRPr="00000000">
        <w:rPr>
          <w:rtl w:val="0"/>
        </w:rPr>
        <w:t xml:space="preserve">Microsoft Edge (versión 90 o superior)</w:t>
      </w:r>
    </w:p>
    <w:p w:rsidR="00000000" w:rsidDel="00000000" w:rsidP="00000000" w:rsidRDefault="00000000" w:rsidRPr="00000000" w14:paraId="0000005D">
      <w:pPr>
        <w:numPr>
          <w:ilvl w:val="0"/>
          <w:numId w:val="10"/>
        </w:numPr>
        <w:spacing w:before="0" w:beforeAutospacing="0"/>
        <w:ind w:left="720" w:hanging="360"/>
      </w:pPr>
      <w:r w:rsidDel="00000000" w:rsidR="00000000" w:rsidRPr="00000000">
        <w:rPr>
          <w:rtl w:val="0"/>
        </w:rPr>
        <w:t xml:space="preserve">Safari (versión 14 o superior)</w:t>
      </w:r>
    </w:p>
    <w:p w:rsidR="00000000" w:rsidDel="00000000" w:rsidP="00000000" w:rsidRDefault="00000000" w:rsidRPr="00000000" w14:paraId="0000005E">
      <w:pPr>
        <w:ind w:left="0" w:firstLine="0"/>
        <w:rPr/>
      </w:pPr>
      <w:r w:rsidDel="00000000" w:rsidR="00000000" w:rsidRPr="00000000">
        <w:rPr>
          <w:rtl w:val="0"/>
        </w:rPr>
        <w:t xml:space="preserve">Requisitos Mínimos:</w:t>
      </w:r>
    </w:p>
    <w:p w:rsidR="00000000" w:rsidDel="00000000" w:rsidP="00000000" w:rsidRDefault="00000000" w:rsidRPr="00000000" w14:paraId="0000005F">
      <w:pPr>
        <w:numPr>
          <w:ilvl w:val="0"/>
          <w:numId w:val="10"/>
        </w:numPr>
        <w:spacing w:after="0" w:afterAutospacing="0"/>
        <w:ind w:left="720" w:hanging="360"/>
      </w:pPr>
      <w:r w:rsidDel="00000000" w:rsidR="00000000" w:rsidRPr="00000000">
        <w:rPr>
          <w:rtl w:val="0"/>
        </w:rPr>
        <w:t xml:space="preserve">Conexión a Internet estable</w:t>
      </w:r>
    </w:p>
    <w:p w:rsidR="00000000" w:rsidDel="00000000" w:rsidP="00000000" w:rsidRDefault="00000000" w:rsidRPr="00000000" w14:paraId="00000060">
      <w:pPr>
        <w:numPr>
          <w:ilvl w:val="0"/>
          <w:numId w:val="10"/>
        </w:numPr>
        <w:spacing w:after="0" w:afterAutospacing="0" w:before="0" w:beforeAutospacing="0"/>
        <w:ind w:left="720" w:hanging="360"/>
      </w:pPr>
      <w:r w:rsidDel="00000000" w:rsidR="00000000" w:rsidRPr="00000000">
        <w:rPr>
          <w:rtl w:val="0"/>
        </w:rPr>
        <w:t xml:space="preserve">Resolución de pantalla mínima: 1024x768</w:t>
      </w:r>
    </w:p>
    <w:p w:rsidR="00000000" w:rsidDel="00000000" w:rsidP="00000000" w:rsidRDefault="00000000" w:rsidRPr="00000000" w14:paraId="00000061">
      <w:pPr>
        <w:numPr>
          <w:ilvl w:val="0"/>
          <w:numId w:val="10"/>
        </w:numPr>
        <w:spacing w:after="0" w:afterAutospacing="0" w:before="0" w:beforeAutospacing="0"/>
        <w:ind w:left="720" w:hanging="360"/>
      </w:pPr>
      <w:r w:rsidDel="00000000" w:rsidR="00000000" w:rsidRPr="00000000">
        <w:rPr>
          <w:rtl w:val="0"/>
        </w:rPr>
        <w:t xml:space="preserve">JavaScript habilitado en el navegador</w:t>
      </w:r>
    </w:p>
    <w:p w:rsidR="00000000" w:rsidDel="00000000" w:rsidP="00000000" w:rsidRDefault="00000000" w:rsidRPr="00000000" w14:paraId="00000062">
      <w:pPr>
        <w:numPr>
          <w:ilvl w:val="0"/>
          <w:numId w:val="10"/>
        </w:numPr>
        <w:spacing w:before="0" w:beforeAutospacing="0"/>
        <w:ind w:left="720" w:hanging="360"/>
      </w:pPr>
      <w:r w:rsidDel="00000000" w:rsidR="00000000" w:rsidRPr="00000000">
        <w:rPr>
          <w:rtl w:val="0"/>
        </w:rPr>
        <w:t xml:space="preserve">Cookies habilitadas</w:t>
      </w:r>
    </w:p>
    <w:p w:rsidR="00000000" w:rsidDel="00000000" w:rsidP="00000000" w:rsidRDefault="00000000" w:rsidRPr="00000000" w14:paraId="00000063">
      <w:pPr>
        <w:pStyle w:val="Heading2"/>
        <w:rPr/>
      </w:pPr>
      <w:bookmarkStart w:colFirst="0" w:colLast="0" w:name="_heading=h.e9m4x4d9bi0f" w:id="9"/>
      <w:bookmarkEnd w:id="9"/>
      <w:r w:rsidDel="00000000" w:rsidR="00000000" w:rsidRPr="00000000">
        <w:rPr>
          <w:rtl w:val="0"/>
        </w:rPr>
        <w:t xml:space="preserve">3.2 Primer paso</w:t>
      </w:r>
    </w:p>
    <w:p w:rsidR="00000000" w:rsidDel="00000000" w:rsidP="00000000" w:rsidRDefault="00000000" w:rsidRPr="00000000" w14:paraId="00000064">
      <w:pPr>
        <w:spacing w:before="0" w:lineRule="auto"/>
        <w:rPr/>
      </w:pPr>
      <w:r w:rsidDel="00000000" w:rsidR="00000000" w:rsidRPr="00000000">
        <w:rPr>
          <w:rtl w:val="0"/>
        </w:rPr>
        <w:t xml:space="preserve">Para acceder al sistema, el usuario debe seguir los siguientes pasos: </w:t>
      </w:r>
    </w:p>
    <w:p w:rsidR="00000000" w:rsidDel="00000000" w:rsidP="00000000" w:rsidRDefault="00000000" w:rsidRPr="00000000" w14:paraId="00000065">
      <w:pPr>
        <w:numPr>
          <w:ilvl w:val="0"/>
          <w:numId w:val="3"/>
        </w:numPr>
        <w:spacing w:before="0" w:lineRule="auto"/>
        <w:ind w:left="720" w:hanging="360"/>
        <w:rPr>
          <w:u w:val="none"/>
        </w:rPr>
      </w:pPr>
      <w:r w:rsidDel="00000000" w:rsidR="00000000" w:rsidRPr="00000000">
        <w:rPr>
          <w:rtl w:val="0"/>
        </w:rPr>
        <w:t xml:space="preserve">Acceder a la página &lt;Dirección del sistema&gt; desde un navegador. </w:t>
      </w:r>
    </w:p>
    <w:p w:rsidR="00000000" w:rsidDel="00000000" w:rsidP="00000000" w:rsidRDefault="00000000" w:rsidRPr="00000000" w14:paraId="00000066">
      <w:pPr>
        <w:numPr>
          <w:ilvl w:val="0"/>
          <w:numId w:val="3"/>
        </w:numPr>
        <w:spacing w:before="0" w:lineRule="auto"/>
        <w:ind w:left="720" w:hanging="360"/>
        <w:rPr>
          <w:u w:val="none"/>
        </w:rPr>
      </w:pPr>
      <w:r w:rsidDel="00000000" w:rsidR="00000000" w:rsidRPr="00000000">
        <w:rPr>
          <w:rtl w:val="0"/>
        </w:rPr>
        <w:t xml:space="preserve">Hacer click en el botón “Iniciar sesión”.</w:t>
      </w:r>
    </w:p>
    <w:p w:rsidR="00000000" w:rsidDel="00000000" w:rsidP="00000000" w:rsidRDefault="00000000" w:rsidRPr="00000000" w14:paraId="00000067">
      <w:pPr>
        <w:numPr>
          <w:ilvl w:val="0"/>
          <w:numId w:val="3"/>
        </w:numPr>
        <w:spacing w:before="0" w:lineRule="auto"/>
        <w:ind w:left="720" w:hanging="360"/>
        <w:rPr>
          <w:u w:val="none"/>
        </w:rPr>
      </w:pPr>
      <w:r w:rsidDel="00000000" w:rsidR="00000000" w:rsidRPr="00000000">
        <w:rPr>
          <w:rtl w:val="0"/>
        </w:rPr>
        <w:t xml:space="preserve">Al desplegarse la ventana emergente, debe seleccionar la cuenta previamente registrada en el sistema. </w:t>
      </w:r>
    </w:p>
    <w:p w:rsidR="00000000" w:rsidDel="00000000" w:rsidP="00000000" w:rsidRDefault="00000000" w:rsidRPr="00000000" w14:paraId="00000068">
      <w:pPr>
        <w:spacing w:before="0" w:lineRule="auto"/>
        <w:ind w:left="0" w:firstLine="0"/>
        <w:rPr/>
      </w:pPr>
      <w:r w:rsidDel="00000000" w:rsidR="00000000" w:rsidRPr="00000000">
        <w:rPr>
          <w:rtl w:val="0"/>
        </w:rPr>
        <w:t xml:space="preserve">Al realizar los pasos, el usuario ingresará a la pantalla inicial del sistema Kairos. </w:t>
      </w:r>
    </w:p>
    <w:p w:rsidR="00000000" w:rsidDel="00000000" w:rsidP="00000000" w:rsidRDefault="00000000" w:rsidRPr="00000000" w14:paraId="00000069">
      <w:pPr>
        <w:spacing w:before="0" w:lineRule="auto"/>
        <w:ind w:left="0" w:firstLine="0"/>
        <w:rPr/>
      </w:pPr>
      <w:r w:rsidDel="00000000" w:rsidR="00000000" w:rsidRPr="00000000">
        <w:rPr>
          <w:rtl w:val="0"/>
        </w:rPr>
        <w:t xml:space="preserve">A continuación, puede observarse a través de un video demostrativo: </w:t>
      </w:r>
    </w:p>
    <w:p w:rsidR="00000000" w:rsidDel="00000000" w:rsidP="00000000" w:rsidRDefault="00000000" w:rsidRPr="00000000" w14:paraId="0000006A">
      <w:pPr>
        <w:spacing w:before="0" w:lineRule="auto"/>
        <w:ind w:left="0" w:firstLine="0"/>
        <w:rPr/>
      </w:pPr>
      <w:hyperlink r:id="rId12">
        <w:r w:rsidDel="00000000" w:rsidR="00000000" w:rsidRPr="00000000">
          <w:rPr>
            <w:color w:val="0000ee"/>
            <w:u w:val="single"/>
            <w:rtl w:val="0"/>
          </w:rPr>
          <w:t xml:space="preserve">$1 vs $1,000,000,000 Futuristic Tech!</w:t>
        </w:r>
      </w:hyperlink>
      <w:r w:rsidDel="00000000" w:rsidR="00000000" w:rsidRPr="00000000">
        <w:rPr>
          <w:rtl w:val="0"/>
        </w:rPr>
      </w:r>
    </w:p>
    <w:p w:rsidR="00000000" w:rsidDel="00000000" w:rsidP="00000000" w:rsidRDefault="00000000" w:rsidRPr="00000000" w14:paraId="0000006B">
      <w:pPr>
        <w:pStyle w:val="Heading1"/>
        <w:ind w:left="0" w:firstLine="0"/>
        <w:rPr/>
      </w:pPr>
      <w:bookmarkStart w:colFirst="0" w:colLast="0" w:name="_heading=h.nyxpazhtz48z" w:id="10"/>
      <w:bookmarkEnd w:id="10"/>
      <w:r w:rsidDel="00000000" w:rsidR="00000000" w:rsidRPr="00000000">
        <w:rPr>
          <w:rtl w:val="0"/>
        </w:rPr>
        <w:t xml:space="preserve">Funcionalidades del sistema</w:t>
      </w:r>
    </w:p>
    <w:p w:rsidR="00000000" w:rsidDel="00000000" w:rsidP="00000000" w:rsidRDefault="00000000" w:rsidRPr="00000000" w14:paraId="0000006C">
      <w:pPr>
        <w:pStyle w:val="Heading2"/>
        <w:rPr/>
      </w:pPr>
      <w:bookmarkStart w:colFirst="0" w:colLast="0" w:name="_heading=h.p9oe4fgor8tc" w:id="11"/>
      <w:bookmarkEnd w:id="11"/>
      <w:r w:rsidDel="00000000" w:rsidR="00000000" w:rsidRPr="00000000">
        <w:rPr>
          <w:rtl w:val="0"/>
        </w:rPr>
        <w:t xml:space="preserve">3.2 Barra de navegación principal</w:t>
      </w:r>
    </w:p>
    <w:p w:rsidR="00000000" w:rsidDel="00000000" w:rsidP="00000000" w:rsidRDefault="00000000" w:rsidRPr="00000000" w14:paraId="0000006D">
      <w:pPr>
        <w:spacing w:before="0" w:lineRule="auto"/>
        <w:rPr/>
      </w:pPr>
      <w:r w:rsidDel="00000000" w:rsidR="00000000" w:rsidRPr="00000000">
        <w:rPr>
          <w:rtl w:val="0"/>
        </w:rPr>
        <w:t xml:space="preserve">La barra de navegación se encuentra en la parte superior de todas las pantallas y contiene los </w:t>
      </w:r>
    </w:p>
    <w:p w:rsidR="00000000" w:rsidDel="00000000" w:rsidP="00000000" w:rsidRDefault="00000000" w:rsidRPr="00000000" w14:paraId="0000006E">
      <w:pPr>
        <w:spacing w:before="0" w:lineRule="auto"/>
        <w:rPr/>
      </w:pPr>
      <w:r w:rsidDel="00000000" w:rsidR="00000000" w:rsidRPr="00000000">
        <w:rPr>
          <w:rtl w:val="0"/>
        </w:rPr>
        <w:t xml:space="preserve">siguientes elementos:</w:t>
      </w:r>
    </w:p>
    <w:sdt>
      <w:sdtPr>
        <w:lock w:val="contentLocked"/>
        <w:id w:val="-1887642254"/>
        <w:tag w:val="goog_rdk_8"/>
      </w:sdtPr>
      <w:sdtContent>
        <w:tbl>
          <w:tblPr>
            <w:tblStyle w:val="Table3"/>
            <w:tblW w:w="8147.0" w:type="dxa"/>
            <w:jc w:val="left"/>
            <w:tblInd w:w="3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3.5"/>
            <w:gridCol w:w="4073.5"/>
            <w:tblGridChange w:id="0">
              <w:tblGrid>
                <w:gridCol w:w="4073.5"/>
                <w:gridCol w:w="407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Elemento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Página de resumen de los módulos de un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Salir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Botón para volver a la lista de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Creación y gestión de tareas en la iteración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Etapas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Gestión de fases e iteraciones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Espacio de trabajo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Área personal para gestionar tareas y tiempo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Reportes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Dashboard con métricas y gráficos del proyecto</w:t>
                </w:r>
              </w:p>
            </w:tc>
          </w:tr>
        </w:tbl>
      </w:sdtContent>
    </w:sdt>
    <w:p w:rsidR="00000000" w:rsidDel="00000000" w:rsidP="00000000" w:rsidRDefault="00000000" w:rsidRPr="00000000" w14:paraId="0000007D">
      <w:pPr>
        <w:rPr/>
      </w:pPr>
      <w:r w:rsidDel="00000000" w:rsidR="00000000" w:rsidRPr="00000000">
        <w:rPr>
          <w:b w:val="1"/>
          <w:bCs w:val="1"/>
          <w:rtl w:val="0"/>
        </w:rPr>
        <w:t xml:space="preserve">Nota</w:t>
      </w:r>
      <w:r w:rsidDel="00000000" w:rsidR="00000000" w:rsidRPr="00000000">
        <w:rPr>
          <w:rtl w:val="0"/>
        </w:rPr>
        <w:t xml:space="preserve">: El administrador no posee espacio de trabajo, por ende, su barra de navegación carece de dicho botón. </w:t>
      </w:r>
    </w:p>
    <w:p w:rsidR="00000000" w:rsidDel="00000000" w:rsidP="00000000" w:rsidRDefault="00000000" w:rsidRPr="00000000" w14:paraId="0000007E">
      <w:pPr>
        <w:rPr/>
      </w:pPr>
      <w:r w:rsidDel="00000000" w:rsidR="00000000" w:rsidRPr="00000000">
        <w:rPr>
          <w:rtl w:val="0"/>
        </w:rPr>
        <w:t xml:space="preserve">Imagen ilustrativa: </w:t>
      </w:r>
    </w:p>
    <w:p w:rsidR="00000000" w:rsidDel="00000000" w:rsidP="00000000" w:rsidRDefault="00000000" w:rsidRPr="00000000" w14:paraId="0000007F">
      <w:pPr>
        <w:rPr/>
      </w:pPr>
      <w:r w:rsidDel="00000000" w:rsidR="00000000" w:rsidRPr="00000000">
        <w:rPr/>
        <w:drawing>
          <wp:inline distB="114300" distT="114300" distL="114300" distR="114300">
            <wp:extent cx="5399730" cy="457200"/>
            <wp:effectExtent b="0" l="0" r="0" t="0"/>
            <wp:docPr id="174"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539973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Style w:val="Heading2"/>
        <w:rPr/>
      </w:pPr>
      <w:bookmarkStart w:colFirst="0" w:colLast="0" w:name="_heading=h.okljddy9pgsw" w:id="12"/>
      <w:bookmarkEnd w:id="12"/>
      <w:r w:rsidDel="00000000" w:rsidR="00000000" w:rsidRPr="00000000">
        <w:rPr>
          <w:rtl w:val="0"/>
        </w:rPr>
        <w:t xml:space="preserve">3.3 Menú de usuario</w:t>
      </w:r>
    </w:p>
    <w:p w:rsidR="00000000" w:rsidDel="00000000" w:rsidP="00000000" w:rsidRDefault="00000000" w:rsidRPr="00000000" w14:paraId="00000081">
      <w:pPr>
        <w:spacing w:before="0" w:lineRule="auto"/>
        <w:rPr/>
      </w:pPr>
      <w:r w:rsidDel="00000000" w:rsidR="00000000" w:rsidRPr="00000000">
        <w:rPr>
          <w:rtl w:val="0"/>
        </w:rPr>
        <w:t xml:space="preserve">En la esquina superior derecha encontrará su foto de perfil y nombre. Al hacer clic, se despliega </w:t>
      </w:r>
    </w:p>
    <w:p w:rsidR="00000000" w:rsidDel="00000000" w:rsidP="00000000" w:rsidRDefault="00000000" w:rsidRPr="00000000" w14:paraId="00000082">
      <w:pPr>
        <w:spacing w:before="0" w:lineRule="auto"/>
        <w:ind w:left="0" w:firstLine="0"/>
        <w:rPr/>
      </w:pPr>
      <w:r w:rsidDel="00000000" w:rsidR="00000000" w:rsidRPr="00000000">
        <w:rPr>
          <w:rtl w:val="0"/>
        </w:rPr>
        <w:t xml:space="preserve">un menú con las siguientes opciones:</w:t>
      </w:r>
    </w:p>
    <w:p w:rsidR="00000000" w:rsidDel="00000000" w:rsidP="00000000" w:rsidRDefault="00000000" w:rsidRPr="00000000" w14:paraId="00000083">
      <w:pPr>
        <w:numPr>
          <w:ilvl w:val="0"/>
          <w:numId w:val="17"/>
        </w:numPr>
        <w:spacing w:before="0" w:lineRule="auto"/>
        <w:ind w:left="720" w:hanging="360"/>
        <w:rPr>
          <w:u w:val="none"/>
        </w:rPr>
      </w:pPr>
      <w:r w:rsidDel="00000000" w:rsidR="00000000" w:rsidRPr="00000000">
        <w:rPr>
          <w:b w:val="1"/>
          <w:bCs w:val="1"/>
          <w:rtl w:val="0"/>
        </w:rPr>
        <w:t xml:space="preserve">Ver perfil</w:t>
      </w:r>
      <w:r w:rsidDel="00000000" w:rsidR="00000000" w:rsidRPr="00000000">
        <w:rPr>
          <w:rtl w:val="0"/>
        </w:rPr>
        <w:t xml:space="preserve">: Visualiza y actualiza información personal y contraseña</w:t>
      </w:r>
    </w:p>
    <w:p w:rsidR="00000000" w:rsidDel="00000000" w:rsidP="00000000" w:rsidRDefault="00000000" w:rsidRPr="00000000" w14:paraId="00000084">
      <w:pPr>
        <w:numPr>
          <w:ilvl w:val="0"/>
          <w:numId w:val="17"/>
        </w:numPr>
        <w:spacing w:before="0" w:lineRule="auto"/>
        <w:ind w:left="720" w:hanging="360"/>
        <w:rPr>
          <w:u w:val="none"/>
        </w:rPr>
      </w:pPr>
      <w:r w:rsidDel="00000000" w:rsidR="00000000" w:rsidRPr="00000000">
        <w:rPr>
          <w:b w:val="1"/>
          <w:bCs w:val="1"/>
          <w:rtl w:val="0"/>
        </w:rPr>
        <w:t xml:space="preserve">Cerrar sesión</w:t>
      </w:r>
      <w:r w:rsidDel="00000000" w:rsidR="00000000" w:rsidRPr="00000000">
        <w:rPr>
          <w:rtl w:val="0"/>
        </w:rPr>
        <w:t xml:space="preserve">: Salir del sistema de forma segura</w:t>
      </w:r>
    </w:p>
    <w:p w:rsidR="00000000" w:rsidDel="00000000" w:rsidP="00000000" w:rsidRDefault="00000000" w:rsidRPr="00000000" w14:paraId="00000085">
      <w:pPr>
        <w:spacing w:before="0" w:lineRule="auto"/>
        <w:ind w:left="0" w:firstLine="0"/>
        <w:jc w:val="center"/>
        <w:rPr/>
      </w:pPr>
      <w:r w:rsidDel="00000000" w:rsidR="00000000" w:rsidRPr="00000000">
        <w:rPr/>
        <w:drawing>
          <wp:inline distB="114300" distT="114300" distL="114300" distR="114300">
            <wp:extent cx="2457450" cy="2019300"/>
            <wp:effectExtent b="0" l="0" r="0" t="0"/>
            <wp:docPr id="215" name="image64.png"/>
            <a:graphic>
              <a:graphicData uri="http://schemas.openxmlformats.org/drawingml/2006/picture">
                <pic:pic>
                  <pic:nvPicPr>
                    <pic:cNvPr id="0" name="image64.png"/>
                    <pic:cNvPicPr preferRelativeResize="0"/>
                  </pic:nvPicPr>
                  <pic:blipFill>
                    <a:blip r:embed="rId14"/>
                    <a:srcRect b="0" l="0" r="0" t="0"/>
                    <a:stretch>
                      <a:fillRect/>
                    </a:stretch>
                  </pic:blipFill>
                  <pic:spPr>
                    <a:xfrm>
                      <a:off x="0" y="0"/>
                      <a:ext cx="245745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pStyle w:val="Heading2"/>
        <w:rPr/>
      </w:pPr>
      <w:bookmarkStart w:colFirst="0" w:colLast="0" w:name="_heading=h.knfirk9qgss8" w:id="13"/>
      <w:bookmarkEnd w:id="13"/>
      <w:r w:rsidDel="00000000" w:rsidR="00000000" w:rsidRPr="00000000">
        <w:rPr>
          <w:rtl w:val="0"/>
        </w:rPr>
        <w:t xml:space="preserve">3.4 Administrador del sistema</w:t>
      </w:r>
    </w:p>
    <w:p w:rsidR="00000000" w:rsidDel="00000000" w:rsidP="00000000" w:rsidRDefault="00000000" w:rsidRPr="00000000" w14:paraId="00000088">
      <w:pPr>
        <w:spacing w:before="0" w:lineRule="auto"/>
        <w:rPr/>
      </w:pPr>
      <w:r w:rsidDel="00000000" w:rsidR="00000000" w:rsidRPr="00000000">
        <w:rPr>
          <w:rtl w:val="0"/>
        </w:rPr>
        <w:t xml:space="preserve">En esta sección se detallarán las funciones especiales a las que puede acceder un </w:t>
      </w:r>
    </w:p>
    <w:p w:rsidR="00000000" w:rsidDel="00000000" w:rsidP="00000000" w:rsidRDefault="00000000" w:rsidRPr="00000000" w14:paraId="00000089">
      <w:pPr>
        <w:spacing w:before="0" w:lineRule="auto"/>
        <w:rPr/>
      </w:pPr>
      <w:r w:rsidDel="00000000" w:rsidR="00000000" w:rsidRPr="00000000">
        <w:rPr>
          <w:rtl w:val="0"/>
        </w:rPr>
        <w:t xml:space="preserve">administrador del sistema. Las demás funcionalidades restantes serán las mismas que un </w:t>
      </w:r>
    </w:p>
    <w:p w:rsidR="00000000" w:rsidDel="00000000" w:rsidP="00000000" w:rsidRDefault="00000000" w:rsidRPr="00000000" w14:paraId="0000008A">
      <w:pPr>
        <w:spacing w:before="0" w:lineRule="auto"/>
        <w:rPr/>
      </w:pPr>
      <w:hyperlink w:anchor="_heading=h.v45z6qap7pnb">
        <w:r w:rsidDel="00000000" w:rsidR="00000000" w:rsidRPr="00000000">
          <w:rPr>
            <w:color w:val="1155cc"/>
            <w:u w:val="single"/>
            <w:rtl w:val="0"/>
          </w:rPr>
          <w:t xml:space="preserve">miembro de proyecto</w:t>
        </w:r>
      </w:hyperlink>
      <w:r w:rsidDel="00000000" w:rsidR="00000000" w:rsidRPr="00000000">
        <w:rPr>
          <w:rtl w:val="0"/>
        </w:rPr>
        <w:t xml:space="preserve"> (Ver </w:t>
      </w:r>
      <w:hyperlink w:anchor="_heading=h.9kaoihxmjyg3">
        <w:r w:rsidDel="00000000" w:rsidR="00000000" w:rsidRPr="00000000">
          <w:rPr>
            <w:color w:val="1155cc"/>
            <w:u w:val="single"/>
            <w:rtl w:val="0"/>
          </w:rPr>
          <w:t xml:space="preserve">“Tipos de roles”</w:t>
        </w:r>
      </w:hyperlink>
      <w:r w:rsidDel="00000000" w:rsidR="00000000" w:rsidRPr="00000000">
        <w:rPr>
          <w:rtl w:val="0"/>
        </w:rPr>
        <w:t xml:space="preserve"> y </w:t>
      </w:r>
      <w:hyperlink w:anchor="_heading=h.p9oe4fgor8tc">
        <w:r w:rsidDel="00000000" w:rsidR="00000000" w:rsidRPr="00000000">
          <w:rPr>
            <w:color w:val="1155cc"/>
            <w:u w:val="single"/>
            <w:rtl w:val="0"/>
          </w:rPr>
          <w:t xml:space="preserve">“Barra de navegación principal”</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pStyle w:val="Heading3"/>
        <w:rPr/>
      </w:pPr>
      <w:bookmarkStart w:colFirst="0" w:colLast="0" w:name="_heading=h.pzm0oiszssih" w:id="14"/>
      <w:bookmarkEnd w:id="14"/>
      <w:r w:rsidDel="00000000" w:rsidR="00000000" w:rsidRPr="00000000">
        <w:rPr>
          <w:rtl w:val="0"/>
        </w:rPr>
        <w:t xml:space="preserve">3.4.1 Módulo inicial </w:t>
      </w:r>
    </w:p>
    <w:p w:rsidR="00000000" w:rsidDel="00000000" w:rsidP="00000000" w:rsidRDefault="00000000" w:rsidRPr="00000000" w14:paraId="0000008C">
      <w:pPr>
        <w:spacing w:before="0" w:lineRule="auto"/>
        <w:rPr/>
      </w:pPr>
      <w:r w:rsidDel="00000000" w:rsidR="00000000" w:rsidRPr="00000000">
        <w:rPr>
          <w:rtl w:val="0"/>
        </w:rPr>
        <w:t xml:space="preserve">El módulo de Inicio es la primera pantalla que se visualiza al ingresar al sistema. Proporciona </w:t>
      </w:r>
    </w:p>
    <w:p w:rsidR="00000000" w:rsidDel="00000000" w:rsidP="00000000" w:rsidRDefault="00000000" w:rsidRPr="00000000" w14:paraId="0000008D">
      <w:pPr>
        <w:spacing w:before="0" w:lineRule="auto"/>
        <w:ind w:left="0" w:firstLine="0"/>
        <w:rPr/>
      </w:pPr>
      <w:r w:rsidDel="00000000" w:rsidR="00000000" w:rsidRPr="00000000">
        <w:rPr>
          <w:rtl w:val="0"/>
        </w:rPr>
        <w:t xml:space="preserve">una vista general de todos los proyectos en los que participa.</w:t>
      </w:r>
    </w:p>
    <w:p w:rsidR="00000000" w:rsidDel="00000000" w:rsidP="00000000" w:rsidRDefault="00000000" w:rsidRPr="00000000" w14:paraId="0000008E">
      <w:pPr>
        <w:spacing w:before="0" w:lineRule="auto"/>
        <w:ind w:left="0" w:firstLine="0"/>
        <w:rPr/>
      </w:pPr>
      <w:r w:rsidDel="00000000" w:rsidR="00000000" w:rsidRPr="00000000">
        <w:rPr>
          <w:rtl w:val="0"/>
        </w:rPr>
      </w:r>
    </w:p>
    <w:p w:rsidR="00000000" w:rsidDel="00000000" w:rsidP="00000000" w:rsidRDefault="00000000" w:rsidRPr="00000000" w14:paraId="0000008F">
      <w:pPr>
        <w:pStyle w:val="Heading4"/>
        <w:spacing w:before="0" w:lineRule="auto"/>
        <w:ind w:left="0"/>
        <w:rPr/>
      </w:pPr>
      <w:bookmarkStart w:colFirst="0" w:colLast="0" w:name="_heading=h.ajxvecxsvvtk" w:id="15"/>
      <w:bookmarkEnd w:id="15"/>
      <w:r w:rsidDel="00000000" w:rsidR="00000000" w:rsidRPr="00000000">
        <w:rPr>
          <w:rtl w:val="0"/>
        </w:rPr>
        <w:t xml:space="preserve">Barra de navegación</w:t>
      </w:r>
    </w:p>
    <w:p w:rsidR="00000000" w:rsidDel="00000000" w:rsidP="00000000" w:rsidRDefault="00000000" w:rsidRPr="00000000" w14:paraId="00000090">
      <w:pPr>
        <w:rPr/>
      </w:pPr>
      <w:r w:rsidDel="00000000" w:rsidR="00000000" w:rsidRPr="00000000">
        <w:rPr>
          <w:rtl w:val="0"/>
        </w:rPr>
        <w:t xml:space="preserve">En la barra de navegación del módulo inicial en la vista del administrador encontramos: </w:t>
      </w:r>
    </w:p>
    <w:sdt>
      <w:sdtPr>
        <w:lock w:val="contentLocked"/>
        <w:id w:val="-1993208265"/>
        <w:tag w:val="goog_rdk_9"/>
      </w:sdtPr>
      <w:sdtContent>
        <w:tbl>
          <w:tblPr>
            <w:tblStyle w:val="Table4"/>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Elemento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Pantalla inicial donde se listan todos los proyectos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Usuarios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Listado de todos los usuarios registrados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Listado de los roles del sistema y sus permisos</w:t>
                </w:r>
              </w:p>
            </w:tc>
          </w:tr>
        </w:tbl>
      </w:sdtContent>
    </w:sdt>
    <w:p w:rsidR="00000000" w:rsidDel="00000000" w:rsidP="00000000" w:rsidRDefault="00000000" w:rsidRPr="00000000" w14:paraId="00000099">
      <w:pPr>
        <w:ind w:left="0"/>
        <w:rPr/>
      </w:pPr>
      <w:r w:rsidDel="00000000" w:rsidR="00000000" w:rsidRPr="00000000">
        <w:rPr>
          <w:rtl w:val="0"/>
        </w:rPr>
        <w:t xml:space="preserve">Imagen ilustrativa: </w:t>
      </w:r>
    </w:p>
    <w:p w:rsidR="00000000" w:rsidDel="00000000" w:rsidP="00000000" w:rsidRDefault="00000000" w:rsidRPr="00000000" w14:paraId="0000009A">
      <w:pPr>
        <w:ind w:left="0"/>
        <w:jc w:val="center"/>
        <w:rPr/>
      </w:pPr>
      <w:r w:rsidDel="00000000" w:rsidR="00000000" w:rsidRPr="00000000">
        <w:rPr/>
        <w:drawing>
          <wp:inline distB="114300" distT="114300" distL="114300" distR="114300">
            <wp:extent cx="5399730" cy="266700"/>
            <wp:effectExtent b="0" l="0" r="0" t="0"/>
            <wp:docPr id="181" name="image43.png"/>
            <a:graphic>
              <a:graphicData uri="http://schemas.openxmlformats.org/drawingml/2006/picture">
                <pic:pic>
                  <pic:nvPicPr>
                    <pic:cNvPr id="0" name="image43.png"/>
                    <pic:cNvPicPr preferRelativeResize="0"/>
                  </pic:nvPicPr>
                  <pic:blipFill>
                    <a:blip r:embed="rId15"/>
                    <a:srcRect b="0" l="0" r="0" t="0"/>
                    <a:stretch>
                      <a:fillRect/>
                    </a:stretch>
                  </pic:blipFill>
                  <pic:spPr>
                    <a:xfrm>
                      <a:off x="0" y="0"/>
                      <a:ext cx="539973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4"/>
        <w:ind w:left="0"/>
        <w:rPr/>
      </w:pPr>
      <w:bookmarkStart w:colFirst="0" w:colLast="0" w:name="_heading=h.4ger8hbolwib" w:id="16"/>
      <w:bookmarkEnd w:id="16"/>
      <w:r w:rsidDel="00000000" w:rsidR="00000000" w:rsidRPr="00000000">
        <w:rPr>
          <w:rtl w:val="0"/>
        </w:rPr>
        <w:t xml:space="preserve">Visualización de proyectos</w:t>
      </w:r>
    </w:p>
    <w:p w:rsidR="00000000" w:rsidDel="00000000" w:rsidP="00000000" w:rsidRDefault="00000000" w:rsidRPr="00000000" w14:paraId="0000009C">
      <w:pPr>
        <w:spacing w:before="0" w:lineRule="auto"/>
        <w:rPr/>
      </w:pPr>
      <w:r w:rsidDel="00000000" w:rsidR="00000000" w:rsidRPr="00000000">
        <w:rPr>
          <w:rtl w:val="0"/>
        </w:rPr>
        <w:t xml:space="preserve">Los proyectos se muestran en tarjetas que incluyen:</w:t>
      </w:r>
    </w:p>
    <w:p w:rsidR="00000000" w:rsidDel="00000000" w:rsidP="00000000" w:rsidRDefault="00000000" w:rsidRPr="00000000" w14:paraId="0000009D">
      <w:pPr>
        <w:numPr>
          <w:ilvl w:val="0"/>
          <w:numId w:val="2"/>
        </w:numPr>
        <w:spacing w:before="0" w:lineRule="auto"/>
        <w:ind w:left="720" w:hanging="360"/>
        <w:rPr>
          <w:u w:val="none"/>
        </w:rPr>
      </w:pPr>
      <w:r w:rsidDel="00000000" w:rsidR="00000000" w:rsidRPr="00000000">
        <w:rPr>
          <w:rtl w:val="0"/>
        </w:rPr>
        <w:t xml:space="preserve">Nombre del proyecto</w:t>
      </w:r>
    </w:p>
    <w:p w:rsidR="00000000" w:rsidDel="00000000" w:rsidP="00000000" w:rsidRDefault="00000000" w:rsidRPr="00000000" w14:paraId="0000009E">
      <w:pPr>
        <w:numPr>
          <w:ilvl w:val="0"/>
          <w:numId w:val="2"/>
        </w:numPr>
        <w:spacing w:before="0" w:lineRule="auto"/>
        <w:ind w:left="720" w:hanging="360"/>
      </w:pPr>
      <w:r w:rsidDel="00000000" w:rsidR="00000000" w:rsidRPr="00000000">
        <w:rPr>
          <w:rtl w:val="0"/>
        </w:rPr>
        <w:t xml:space="preserve">Equipo del proyecto</w:t>
      </w:r>
    </w:p>
    <w:p w:rsidR="00000000" w:rsidDel="00000000" w:rsidP="00000000" w:rsidRDefault="00000000" w:rsidRPr="00000000" w14:paraId="0000009F">
      <w:pPr>
        <w:numPr>
          <w:ilvl w:val="0"/>
          <w:numId w:val="2"/>
        </w:numPr>
        <w:spacing w:before="0" w:lineRule="auto"/>
        <w:ind w:left="720" w:hanging="360"/>
        <w:rPr>
          <w:u w:val="none"/>
        </w:rPr>
      </w:pPr>
      <w:r w:rsidDel="00000000" w:rsidR="00000000" w:rsidRPr="00000000">
        <w:rPr>
          <w:rtl w:val="0"/>
        </w:rPr>
        <w:t xml:space="preserve">Logo del proyecto</w:t>
      </w:r>
    </w:p>
    <w:p w:rsidR="00000000" w:rsidDel="00000000" w:rsidP="00000000" w:rsidRDefault="00000000" w:rsidRPr="00000000" w14:paraId="000000A0">
      <w:pPr>
        <w:numPr>
          <w:ilvl w:val="0"/>
          <w:numId w:val="2"/>
        </w:numPr>
        <w:spacing w:before="0" w:lineRule="auto"/>
        <w:ind w:left="720" w:hanging="360"/>
        <w:rPr>
          <w:u w:val="none"/>
        </w:rPr>
      </w:pPr>
      <w:r w:rsidDel="00000000" w:rsidR="00000000" w:rsidRPr="00000000">
        <w:rPr>
          <w:rtl w:val="0"/>
        </w:rPr>
        <w:t xml:space="preserve">Descripción </w:t>
      </w:r>
    </w:p>
    <w:p w:rsidR="00000000" w:rsidDel="00000000" w:rsidP="00000000" w:rsidRDefault="00000000" w:rsidRPr="00000000" w14:paraId="000000A1">
      <w:pPr>
        <w:numPr>
          <w:ilvl w:val="0"/>
          <w:numId w:val="2"/>
        </w:numPr>
        <w:spacing w:before="0" w:lineRule="auto"/>
        <w:ind w:left="720" w:hanging="360"/>
        <w:rPr>
          <w:u w:val="none"/>
        </w:rPr>
      </w:pPr>
      <w:r w:rsidDel="00000000" w:rsidR="00000000" w:rsidRPr="00000000">
        <w:rPr>
          <w:rtl w:val="0"/>
        </w:rPr>
        <w:t xml:space="preserve">Estado actual (Activo, En pausa, Finalizado)</w:t>
      </w:r>
    </w:p>
    <w:p w:rsidR="00000000" w:rsidDel="00000000" w:rsidP="00000000" w:rsidRDefault="00000000" w:rsidRPr="00000000" w14:paraId="000000A2">
      <w:pPr>
        <w:numPr>
          <w:ilvl w:val="0"/>
          <w:numId w:val="2"/>
        </w:numPr>
        <w:spacing w:before="0" w:lineRule="auto"/>
        <w:ind w:left="720" w:hanging="360"/>
        <w:rPr>
          <w:u w:val="none"/>
        </w:rPr>
      </w:pPr>
      <w:r w:rsidDel="00000000" w:rsidR="00000000" w:rsidRPr="00000000">
        <w:rPr>
          <w:rtl w:val="0"/>
        </w:rPr>
        <w:t xml:space="preserve">Fecha de creación</w:t>
      </w:r>
    </w:p>
    <w:p w:rsidR="00000000" w:rsidDel="00000000" w:rsidP="00000000" w:rsidRDefault="00000000" w:rsidRPr="00000000" w14:paraId="000000A3">
      <w:pPr>
        <w:pStyle w:val="Heading4"/>
        <w:spacing w:before="0" w:lineRule="auto"/>
        <w:ind w:left="0"/>
        <w:rPr/>
      </w:pPr>
      <w:bookmarkStart w:colFirst="0" w:colLast="0" w:name="_heading=h.1z45hz4n2ub8" w:id="17"/>
      <w:bookmarkEnd w:id="17"/>
      <w:r w:rsidDel="00000000" w:rsidR="00000000" w:rsidRPr="00000000">
        <w:rPr>
          <w:rtl w:val="0"/>
        </w:rPr>
      </w:r>
    </w:p>
    <w:p w:rsidR="00000000" w:rsidDel="00000000" w:rsidP="00000000" w:rsidRDefault="00000000" w:rsidRPr="00000000" w14:paraId="000000A4">
      <w:pPr>
        <w:rPr/>
      </w:pPr>
      <w:r w:rsidDel="00000000" w:rsidR="00000000" w:rsidRPr="00000000">
        <w:rPr/>
        <w:drawing>
          <wp:inline distB="114300" distT="114300" distL="114300" distR="114300">
            <wp:extent cx="5399730" cy="1231900"/>
            <wp:effectExtent b="0" l="0" r="0" t="0"/>
            <wp:docPr id="152"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39973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4"/>
        <w:rPr/>
      </w:pPr>
      <w:bookmarkStart w:colFirst="0" w:colLast="0" w:name="_heading=h.1iicvootzr75" w:id="18"/>
      <w:bookmarkEnd w:id="18"/>
      <w:r w:rsidDel="00000000" w:rsidR="00000000" w:rsidRPr="00000000">
        <w:rPr>
          <w:rtl w:val="0"/>
        </w:rPr>
        <w:t xml:space="preserve">Crear nuevo proyecto</w:t>
      </w:r>
    </w:p>
    <w:p w:rsidR="00000000" w:rsidDel="00000000" w:rsidP="00000000" w:rsidRDefault="00000000" w:rsidRPr="00000000" w14:paraId="000000A6">
      <w:pPr>
        <w:spacing w:before="0" w:lineRule="auto"/>
        <w:rPr/>
      </w:pPr>
      <w:r w:rsidDel="00000000" w:rsidR="00000000" w:rsidRPr="00000000">
        <w:rPr>
          <w:rtl w:val="0"/>
        </w:rPr>
        <w:t xml:space="preserve">Para crear un nuevo proyecto, el administrador debe hacer click en el botón “Nuevo proyecto” </w:t>
      </w:r>
    </w:p>
    <w:p w:rsidR="00000000" w:rsidDel="00000000" w:rsidP="00000000" w:rsidRDefault="00000000" w:rsidRPr="00000000" w14:paraId="000000A7">
      <w:pPr>
        <w:spacing w:before="0" w:lineRule="auto"/>
        <w:ind w:left="0" w:firstLine="0"/>
        <w:rPr/>
      </w:pPr>
      <w:r w:rsidDel="00000000" w:rsidR="00000000" w:rsidRPr="00000000">
        <w:rPr>
          <w:rtl w:val="0"/>
        </w:rPr>
        <w:t xml:space="preserve">en el módulo inicial. </w:t>
      </w:r>
    </w:p>
    <w:p w:rsidR="00000000" w:rsidDel="00000000" w:rsidP="00000000" w:rsidRDefault="00000000" w:rsidRPr="00000000" w14:paraId="000000A8">
      <w:pPr>
        <w:spacing w:before="0" w:lineRule="auto"/>
        <w:ind w:left="0" w:firstLine="0"/>
        <w:rPr/>
      </w:pPr>
      <w:r w:rsidDel="00000000" w:rsidR="00000000" w:rsidRPr="00000000">
        <w:rPr/>
        <w:drawing>
          <wp:inline distB="114300" distT="114300" distL="114300" distR="114300">
            <wp:extent cx="5399730" cy="2590800"/>
            <wp:effectExtent b="0" l="0" r="0" t="0"/>
            <wp:docPr id="220" name="image72.png"/>
            <a:graphic>
              <a:graphicData uri="http://schemas.openxmlformats.org/drawingml/2006/picture">
                <pic:pic>
                  <pic:nvPicPr>
                    <pic:cNvPr id="0" name="image72.png"/>
                    <pic:cNvPicPr preferRelativeResize="0"/>
                  </pic:nvPicPr>
                  <pic:blipFill>
                    <a:blip r:embed="rId17"/>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pacing w:before="0" w:lineRule="auto"/>
        <w:ind w:left="0" w:firstLine="0"/>
        <w:rPr/>
      </w:pPr>
      <w:r w:rsidDel="00000000" w:rsidR="00000000" w:rsidRPr="00000000">
        <w:rPr>
          <w:rtl w:val="0"/>
        </w:rPr>
      </w:r>
    </w:p>
    <w:p w:rsidR="00000000" w:rsidDel="00000000" w:rsidP="00000000" w:rsidRDefault="00000000" w:rsidRPr="00000000" w14:paraId="000000AA">
      <w:pPr>
        <w:spacing w:before="0" w:lineRule="auto"/>
        <w:ind w:left="0" w:firstLine="0"/>
        <w:rPr/>
      </w:pPr>
      <w:r w:rsidDel="00000000" w:rsidR="00000000" w:rsidRPr="00000000">
        <w:rPr>
          <w:rtl w:val="0"/>
        </w:rPr>
        <w:t xml:space="preserve">Luego debe completar el formulario con la información necesaria: </w:t>
      </w:r>
    </w:p>
    <w:p w:rsidR="00000000" w:rsidDel="00000000" w:rsidP="00000000" w:rsidRDefault="00000000" w:rsidRPr="00000000" w14:paraId="000000AB">
      <w:pPr>
        <w:numPr>
          <w:ilvl w:val="0"/>
          <w:numId w:val="9"/>
        </w:numPr>
        <w:spacing w:before="0" w:lineRule="auto"/>
        <w:ind w:left="720" w:hanging="360"/>
        <w:rPr>
          <w:u w:val="none"/>
        </w:rPr>
      </w:pPr>
      <w:r w:rsidDel="00000000" w:rsidR="00000000" w:rsidRPr="00000000">
        <w:rPr>
          <w:rtl w:val="0"/>
        </w:rPr>
        <w:t xml:space="preserve">Nombre del proyecto: Esta información es obligatoria.</w:t>
      </w:r>
    </w:p>
    <w:p w:rsidR="00000000" w:rsidDel="00000000" w:rsidP="00000000" w:rsidRDefault="00000000" w:rsidRPr="00000000" w14:paraId="000000AC">
      <w:pPr>
        <w:numPr>
          <w:ilvl w:val="0"/>
          <w:numId w:val="9"/>
        </w:numPr>
        <w:spacing w:before="0" w:lineRule="auto"/>
        <w:ind w:left="720" w:hanging="360"/>
        <w:rPr>
          <w:u w:val="none"/>
        </w:rPr>
      </w:pPr>
      <w:r w:rsidDel="00000000" w:rsidR="00000000" w:rsidRPr="00000000">
        <w:rPr>
          <w:rtl w:val="0"/>
        </w:rPr>
        <w:t xml:space="preserve">Equipo del proyecto: Se debe ingresar el nombre del equipo del proyecto. Esta información es obligatoria.</w:t>
      </w:r>
    </w:p>
    <w:p w:rsidR="00000000" w:rsidDel="00000000" w:rsidP="00000000" w:rsidRDefault="00000000" w:rsidRPr="00000000" w14:paraId="000000AD">
      <w:pPr>
        <w:numPr>
          <w:ilvl w:val="0"/>
          <w:numId w:val="9"/>
        </w:numPr>
        <w:spacing w:before="0" w:lineRule="auto"/>
        <w:ind w:left="720" w:hanging="360"/>
        <w:rPr>
          <w:u w:val="none"/>
        </w:rPr>
      </w:pPr>
      <w:r w:rsidDel="00000000" w:rsidR="00000000" w:rsidRPr="00000000">
        <w:rPr>
          <w:rtl w:val="0"/>
        </w:rPr>
        <w:t xml:space="preserve">Descripción: Breve descripción del proyecto. Esta información no es obligatoria.</w:t>
      </w:r>
    </w:p>
    <w:p w:rsidR="00000000" w:rsidDel="00000000" w:rsidP="00000000" w:rsidRDefault="00000000" w:rsidRPr="00000000" w14:paraId="000000AE">
      <w:pPr>
        <w:numPr>
          <w:ilvl w:val="0"/>
          <w:numId w:val="9"/>
        </w:numPr>
        <w:spacing w:before="0" w:lineRule="auto"/>
        <w:ind w:left="720" w:hanging="360"/>
        <w:rPr>
          <w:u w:val="none"/>
        </w:rPr>
      </w:pPr>
      <w:r w:rsidDel="00000000" w:rsidR="00000000" w:rsidRPr="00000000">
        <w:rPr>
          <w:rtl w:val="0"/>
        </w:rPr>
        <w:t xml:space="preserve">Fecha de inicio: Fecha en la que iniciará el proyecto. Esta información no es obligatoria.</w:t>
      </w:r>
    </w:p>
    <w:p w:rsidR="00000000" w:rsidDel="00000000" w:rsidP="00000000" w:rsidRDefault="00000000" w:rsidRPr="00000000" w14:paraId="000000AF">
      <w:pPr>
        <w:numPr>
          <w:ilvl w:val="0"/>
          <w:numId w:val="9"/>
        </w:numPr>
        <w:spacing w:before="0" w:lineRule="auto"/>
        <w:ind w:left="720" w:hanging="360"/>
        <w:rPr>
          <w:u w:val="none"/>
        </w:rPr>
      </w:pPr>
      <w:r w:rsidDel="00000000" w:rsidR="00000000" w:rsidRPr="00000000">
        <w:rPr>
          <w:rtl w:val="0"/>
        </w:rPr>
        <w:t xml:space="preserve">Líder del proyecto: Se debe seleccionar entre los usuarios registrados quién liderará el proyecto. Esta información es obligatoria</w:t>
      </w:r>
    </w:p>
    <w:p w:rsidR="00000000" w:rsidDel="00000000" w:rsidP="00000000" w:rsidRDefault="00000000" w:rsidRPr="00000000" w14:paraId="000000B0">
      <w:pPr>
        <w:numPr>
          <w:ilvl w:val="0"/>
          <w:numId w:val="9"/>
        </w:numPr>
        <w:spacing w:before="0" w:lineRule="auto"/>
        <w:ind w:left="720" w:hanging="360"/>
        <w:rPr>
          <w:u w:val="none"/>
        </w:rPr>
      </w:pPr>
      <w:r w:rsidDel="00000000" w:rsidR="00000000" w:rsidRPr="00000000">
        <w:rPr>
          <w:rtl w:val="0"/>
        </w:rPr>
        <w:t xml:space="preserve">Logo del proyecto: Esta información no es obligatoria.</w:t>
      </w:r>
    </w:p>
    <w:p w:rsidR="00000000" w:rsidDel="00000000" w:rsidP="00000000" w:rsidRDefault="00000000" w:rsidRPr="00000000" w14:paraId="000000B1">
      <w:pPr>
        <w:spacing w:before="0" w:lineRule="auto"/>
        <w:ind w:left="0" w:firstLine="0"/>
        <w:rPr/>
      </w:pPr>
      <w:r w:rsidDel="00000000" w:rsidR="00000000" w:rsidRPr="00000000">
        <w:rPr>
          <w:rtl w:val="0"/>
        </w:rPr>
      </w:r>
    </w:p>
    <w:p w:rsidR="00000000" w:rsidDel="00000000" w:rsidP="00000000" w:rsidRDefault="00000000" w:rsidRPr="00000000" w14:paraId="000000B2">
      <w:pPr>
        <w:spacing w:before="0" w:lineRule="auto"/>
        <w:ind w:left="0" w:firstLine="0"/>
        <w:rPr/>
      </w:pPr>
      <w:r w:rsidDel="00000000" w:rsidR="00000000" w:rsidRPr="00000000">
        <w:rPr>
          <w:rtl w:val="0"/>
        </w:rPr>
        <w:t xml:space="preserve">Una vez completada la información, se debe presionar en “Crear Proyecto” para continuar.</w:t>
      </w:r>
    </w:p>
    <w:p w:rsidR="00000000" w:rsidDel="00000000" w:rsidP="00000000" w:rsidRDefault="00000000" w:rsidRPr="00000000" w14:paraId="000000B3">
      <w:pPr>
        <w:spacing w:before="0" w:lineRule="auto"/>
        <w:ind w:left="0" w:firstLine="0"/>
        <w:rPr/>
      </w:pPr>
      <w:r w:rsidDel="00000000" w:rsidR="00000000" w:rsidRPr="00000000">
        <w:rPr/>
        <w:drawing>
          <wp:inline distB="114300" distT="114300" distL="114300" distR="114300">
            <wp:extent cx="5399730" cy="2590800"/>
            <wp:effectExtent b="0" l="0" r="0" t="0"/>
            <wp:docPr id="222" name="image73.png"/>
            <a:graphic>
              <a:graphicData uri="http://schemas.openxmlformats.org/drawingml/2006/picture">
                <pic:pic>
                  <pic:nvPicPr>
                    <pic:cNvPr id="0" name="image73.png"/>
                    <pic:cNvPicPr preferRelativeResize="0"/>
                  </pic:nvPicPr>
                  <pic:blipFill>
                    <a:blip r:embed="rId18"/>
                    <a:srcRect b="0" l="0" r="0" t="0"/>
                    <a:stretch>
                      <a:fillRect/>
                    </a:stretch>
                  </pic:blipFill>
                  <pic:spPr>
                    <a:xfrm>
                      <a:off x="0" y="0"/>
                      <a:ext cx="539973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before="0" w:lineRule="auto"/>
        <w:ind w:left="0" w:firstLine="0"/>
        <w:rPr/>
      </w:pPr>
      <w:sdt>
        <w:sdtPr>
          <w:id w:val="1154250944"/>
          <w:tag w:val="goog_rdk_10"/>
        </w:sdtPr>
        <w:sdtContent>
          <w:commentRangeStart w:id="0"/>
        </w:sdtContent>
      </w:sdt>
      <w:r w:rsidDel="00000000" w:rsidR="00000000" w:rsidRPr="00000000">
        <w:rPr>
          <w:rtl w:val="0"/>
        </w:rPr>
        <w:t xml:space="preserve">Video demostrativo de la creación de proyectos: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5">
      <w:pPr>
        <w:spacing w:before="0" w:lineRule="auto"/>
        <w:ind w:left="0" w:firstLine="0"/>
        <w:rPr/>
      </w:pPr>
      <w:r w:rsidDel="00000000" w:rsidR="00000000" w:rsidRPr="00000000">
        <w:rPr>
          <w:rtl w:val="0"/>
        </w:rPr>
      </w:r>
    </w:p>
    <w:p w:rsidR="00000000" w:rsidDel="00000000" w:rsidP="00000000" w:rsidRDefault="00000000" w:rsidRPr="00000000" w14:paraId="000000B6">
      <w:pPr>
        <w:spacing w:before="0" w:lineRule="auto"/>
        <w:ind w:left="0" w:firstLine="0"/>
        <w:rPr/>
      </w:pPr>
      <w:r w:rsidDel="00000000" w:rsidR="00000000" w:rsidRPr="00000000">
        <w:rPr>
          <w:rtl w:val="0"/>
        </w:rPr>
      </w:r>
    </w:p>
    <w:p w:rsidR="00000000" w:rsidDel="00000000" w:rsidP="00000000" w:rsidRDefault="00000000" w:rsidRPr="00000000" w14:paraId="000000B7">
      <w:pPr>
        <w:pStyle w:val="Heading4"/>
        <w:spacing w:before="0" w:lineRule="auto"/>
        <w:ind w:left="0"/>
        <w:rPr/>
      </w:pPr>
      <w:bookmarkStart w:colFirst="0" w:colLast="0" w:name="_heading=h.drf3vqaix0ck" w:id="19"/>
      <w:bookmarkEnd w:id="19"/>
      <w:r w:rsidDel="00000000" w:rsidR="00000000" w:rsidRPr="00000000">
        <w:rPr>
          <w:rtl w:val="0"/>
        </w:rPr>
        <w:t xml:space="preserve">Administrar usuarios</w:t>
      </w:r>
    </w:p>
    <w:p w:rsidR="00000000" w:rsidDel="00000000" w:rsidP="00000000" w:rsidRDefault="00000000" w:rsidRPr="00000000" w14:paraId="000000B8">
      <w:pPr>
        <w:spacing w:before="0" w:lineRule="auto"/>
        <w:ind w:left="0" w:firstLine="0"/>
        <w:rPr/>
      </w:pPr>
      <w:r w:rsidDel="00000000" w:rsidR="00000000" w:rsidRPr="00000000">
        <w:rPr>
          <w:rtl w:val="0"/>
        </w:rPr>
        <w:t xml:space="preserve">Para administrar usuarios, el administrador debe dirigirse a la sección “Usuarios” en la barra de navegación, allí encontrará opciones como: Crear usuario, visualizar usuario, editar usuario y eliminar usuario.</w:t>
      </w:r>
    </w:p>
    <w:p w:rsidR="00000000" w:rsidDel="00000000" w:rsidP="00000000" w:rsidRDefault="00000000" w:rsidRPr="00000000" w14:paraId="000000B9">
      <w:pPr>
        <w:spacing w:before="0" w:lineRule="auto"/>
        <w:ind w:left="0" w:firstLine="0"/>
        <w:rPr/>
      </w:pPr>
      <w:r w:rsidDel="00000000" w:rsidR="00000000" w:rsidRPr="00000000">
        <w:rPr/>
        <w:drawing>
          <wp:inline distB="114300" distT="114300" distL="114300" distR="114300">
            <wp:extent cx="5399730" cy="2603500"/>
            <wp:effectExtent b="0" l="0" r="0" t="0"/>
            <wp:docPr id="221" name="image70.png"/>
            <a:graphic>
              <a:graphicData uri="http://schemas.openxmlformats.org/drawingml/2006/picture">
                <pic:pic>
                  <pic:nvPicPr>
                    <pic:cNvPr id="0" name="image70.png"/>
                    <pic:cNvPicPr preferRelativeResize="0"/>
                  </pic:nvPicPr>
                  <pic:blipFill>
                    <a:blip r:embed="rId19"/>
                    <a:srcRect b="0" l="0" r="0" t="0"/>
                    <a:stretch>
                      <a:fillRect/>
                    </a:stretch>
                  </pic:blipFill>
                  <pic:spPr>
                    <a:xfrm>
                      <a:off x="0" y="0"/>
                      <a:ext cx="539973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5"/>
        <w:ind w:left="0" w:firstLine="0"/>
        <w:rPr/>
      </w:pPr>
      <w:bookmarkStart w:colFirst="0" w:colLast="0" w:name="_heading=h.ljk65irbu8wc" w:id="20"/>
      <w:bookmarkEnd w:id="20"/>
      <w:r w:rsidDel="00000000" w:rsidR="00000000" w:rsidRPr="00000000">
        <w:rPr>
          <w:rtl w:val="0"/>
        </w:rPr>
        <w:t xml:space="preserve">Crear usuario</w:t>
      </w:r>
    </w:p>
    <w:p w:rsidR="00000000" w:rsidDel="00000000" w:rsidP="00000000" w:rsidRDefault="00000000" w:rsidRPr="00000000" w14:paraId="000000BB">
      <w:pPr>
        <w:spacing w:before="0" w:lineRule="auto"/>
        <w:ind w:left="0" w:firstLine="0"/>
        <w:rPr/>
      </w:pPr>
      <w:r w:rsidDel="00000000" w:rsidR="00000000" w:rsidRPr="00000000">
        <w:rPr>
          <w:rtl w:val="0"/>
        </w:rPr>
        <w:t xml:space="preserve">Para crear un nuevo usuario deberá seleccionar el botón “Crear Usuario” y deberá llenar la información del formulario:</w:t>
      </w:r>
    </w:p>
    <w:p w:rsidR="00000000" w:rsidDel="00000000" w:rsidP="00000000" w:rsidRDefault="00000000" w:rsidRPr="00000000" w14:paraId="000000BC">
      <w:pPr>
        <w:numPr>
          <w:ilvl w:val="0"/>
          <w:numId w:val="18"/>
        </w:numPr>
        <w:spacing w:before="0" w:lineRule="auto"/>
        <w:ind w:left="720" w:hanging="360"/>
        <w:rPr>
          <w:u w:val="none"/>
        </w:rPr>
      </w:pPr>
      <w:r w:rsidDel="00000000" w:rsidR="00000000" w:rsidRPr="00000000">
        <w:rPr>
          <w:rtl w:val="0"/>
        </w:rPr>
        <w:t xml:space="preserve">Nombre: Nombre completo del usuario a crear. Esta información es obligatoria.</w:t>
      </w:r>
    </w:p>
    <w:p w:rsidR="00000000" w:rsidDel="00000000" w:rsidP="00000000" w:rsidRDefault="00000000" w:rsidRPr="00000000" w14:paraId="000000BD">
      <w:pPr>
        <w:numPr>
          <w:ilvl w:val="0"/>
          <w:numId w:val="18"/>
        </w:numPr>
        <w:spacing w:before="0" w:lineRule="auto"/>
        <w:ind w:left="720" w:hanging="360"/>
        <w:rPr>
          <w:u w:val="none"/>
        </w:rPr>
      </w:pPr>
      <w:r w:rsidDel="00000000" w:rsidR="00000000" w:rsidRPr="00000000">
        <w:rPr>
          <w:rtl w:val="0"/>
        </w:rPr>
        <w:t xml:space="preserve">email: Correo electrónico del usuario a crear. Esta información es obligatoria.</w:t>
      </w:r>
    </w:p>
    <w:p w:rsidR="00000000" w:rsidDel="00000000" w:rsidP="00000000" w:rsidRDefault="00000000" w:rsidRPr="00000000" w14:paraId="000000BE">
      <w:pPr>
        <w:spacing w:before="0" w:lineRule="auto"/>
        <w:ind w:left="0" w:firstLine="0"/>
        <w:rPr/>
      </w:pPr>
      <w:r w:rsidDel="00000000" w:rsidR="00000000" w:rsidRPr="00000000">
        <w:rPr>
          <w:rtl w:val="0"/>
        </w:rPr>
        <w:t xml:space="preserve">Posteriormente, deberá apretar el botón “Crear”:  </w:t>
      </w:r>
    </w:p>
    <w:p w:rsidR="00000000" w:rsidDel="00000000" w:rsidP="00000000" w:rsidRDefault="00000000" w:rsidRPr="00000000" w14:paraId="000000BF">
      <w:pPr>
        <w:spacing w:before="0" w:lineRule="auto"/>
        <w:ind w:left="0" w:firstLine="0"/>
        <w:rPr/>
      </w:pPr>
      <w:r w:rsidDel="00000000" w:rsidR="00000000" w:rsidRPr="00000000">
        <w:rPr/>
        <w:drawing>
          <wp:inline distB="114300" distT="114300" distL="114300" distR="114300">
            <wp:extent cx="5399730" cy="1600200"/>
            <wp:effectExtent b="0" l="0" r="0" t="0"/>
            <wp:docPr id="236" name="image82.png"/>
            <a:graphic>
              <a:graphicData uri="http://schemas.openxmlformats.org/drawingml/2006/picture">
                <pic:pic>
                  <pic:nvPicPr>
                    <pic:cNvPr id="0" name="image82.png"/>
                    <pic:cNvPicPr preferRelativeResize="0"/>
                  </pic:nvPicPr>
                  <pic:blipFill>
                    <a:blip r:embed="rId20"/>
                    <a:srcRect b="0" l="0" r="0" t="0"/>
                    <a:stretch>
                      <a:fillRect/>
                    </a:stretch>
                  </pic:blipFill>
                  <pic:spPr>
                    <a:xfrm>
                      <a:off x="0" y="0"/>
                      <a:ext cx="539973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before="0" w:lineRule="auto"/>
        <w:ind w:left="0" w:firstLine="0"/>
        <w:rPr/>
      </w:pPr>
      <w:r w:rsidDel="00000000" w:rsidR="00000000" w:rsidRPr="00000000">
        <w:rPr>
          <w:rtl w:val="0"/>
        </w:rPr>
      </w:r>
    </w:p>
    <w:p w:rsidR="00000000" w:rsidDel="00000000" w:rsidP="00000000" w:rsidRDefault="00000000" w:rsidRPr="00000000" w14:paraId="000000C1">
      <w:pPr>
        <w:pStyle w:val="Heading5"/>
        <w:spacing w:before="0" w:lineRule="auto"/>
        <w:ind w:left="0" w:firstLine="0"/>
        <w:rPr/>
      </w:pPr>
      <w:bookmarkStart w:colFirst="0" w:colLast="0" w:name="_heading=h.bb7zwgk0jw0c" w:id="21"/>
      <w:bookmarkEnd w:id="21"/>
      <w:r w:rsidDel="00000000" w:rsidR="00000000" w:rsidRPr="00000000">
        <w:rPr>
          <w:rtl w:val="0"/>
        </w:rPr>
        <w:t xml:space="preserve">Visualizar usuario</w:t>
      </w:r>
    </w:p>
    <w:p w:rsidR="00000000" w:rsidDel="00000000" w:rsidP="00000000" w:rsidRDefault="00000000" w:rsidRPr="00000000" w14:paraId="000000C2">
      <w:pPr>
        <w:spacing w:before="0" w:lineRule="auto"/>
        <w:rPr/>
      </w:pPr>
      <w:r w:rsidDel="00000000" w:rsidR="00000000" w:rsidRPr="00000000">
        <w:rPr>
          <w:rtl w:val="0"/>
        </w:rPr>
        <w:t xml:space="preserve">Para visualizar un usuario, el administrador debe hacer click en el botón</w:t>
      </w:r>
      <w:r w:rsidDel="00000000" w:rsidR="00000000" w:rsidRPr="00000000">
        <w:rPr/>
        <w:drawing>
          <wp:inline distB="114300" distT="114300" distL="114300" distR="114300">
            <wp:extent cx="221633" cy="198706"/>
            <wp:effectExtent b="0" l="0" r="0" t="0"/>
            <wp:docPr id="209" name="image61.png"/>
            <a:graphic>
              <a:graphicData uri="http://schemas.openxmlformats.org/drawingml/2006/picture">
                <pic:pic>
                  <pic:nvPicPr>
                    <pic:cNvPr id="0" name="image61.png"/>
                    <pic:cNvPicPr preferRelativeResize="0"/>
                  </pic:nvPicPr>
                  <pic:blipFill>
                    <a:blip r:embed="rId21"/>
                    <a:srcRect b="0" l="0" r="0" t="0"/>
                    <a:stretch>
                      <a:fillRect/>
                    </a:stretch>
                  </pic:blipFill>
                  <pic:spPr>
                    <a:xfrm>
                      <a:off x="0" y="0"/>
                      <a:ext cx="221633" cy="198706"/>
                    </a:xfrm>
                    <a:prstGeom prst="rect"/>
                    <a:ln/>
                  </pic:spPr>
                </pic:pic>
              </a:graphicData>
            </a:graphic>
          </wp:inline>
        </w:drawing>
      </w:r>
      <w:r w:rsidDel="00000000" w:rsidR="00000000" w:rsidRPr="00000000">
        <w:rPr>
          <w:rtl w:val="0"/>
        </w:rPr>
        <w:t xml:space="preserve">. Posteriormente,</w:t>
      </w:r>
    </w:p>
    <w:p w:rsidR="00000000" w:rsidDel="00000000" w:rsidP="00000000" w:rsidRDefault="00000000" w:rsidRPr="00000000" w14:paraId="000000C3">
      <w:pPr>
        <w:spacing w:before="0" w:lineRule="auto"/>
        <w:rPr/>
      </w:pPr>
      <w:r w:rsidDel="00000000" w:rsidR="00000000" w:rsidRPr="00000000">
        <w:rPr>
          <w:rtl w:val="0"/>
        </w:rPr>
        <w:t xml:space="preserve">se mostrará una pantalla con la información del usuario seleccionado.  </w:t>
      </w:r>
    </w:p>
    <w:p w:rsidR="00000000" w:rsidDel="00000000" w:rsidP="00000000" w:rsidRDefault="00000000" w:rsidRPr="00000000" w14:paraId="000000C4">
      <w:pPr>
        <w:spacing w:before="0" w:lineRule="auto"/>
        <w:rPr/>
      </w:pPr>
      <w:r w:rsidDel="00000000" w:rsidR="00000000" w:rsidRPr="00000000">
        <w:rPr/>
        <w:drawing>
          <wp:inline distB="114300" distT="114300" distL="114300" distR="114300">
            <wp:extent cx="5399730" cy="2362200"/>
            <wp:effectExtent b="0" l="0" r="0" t="0"/>
            <wp:docPr id="254" name="image91.png"/>
            <a:graphic>
              <a:graphicData uri="http://schemas.openxmlformats.org/drawingml/2006/picture">
                <pic:pic>
                  <pic:nvPicPr>
                    <pic:cNvPr id="0" name="image91.png"/>
                    <pic:cNvPicPr preferRelativeResize="0"/>
                  </pic:nvPicPr>
                  <pic:blipFill>
                    <a:blip r:embed="rId22"/>
                    <a:srcRect b="0" l="0" r="0" t="0"/>
                    <a:stretch>
                      <a:fillRect/>
                    </a:stretch>
                  </pic:blipFill>
                  <pic:spPr>
                    <a:xfrm>
                      <a:off x="0" y="0"/>
                      <a:ext cx="539973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before="0" w:lineRule="auto"/>
        <w:rPr/>
      </w:pPr>
      <w:r w:rsidDel="00000000" w:rsidR="00000000" w:rsidRPr="00000000">
        <w:rPr>
          <w:rtl w:val="0"/>
        </w:rPr>
      </w:r>
    </w:p>
    <w:p w:rsidR="00000000" w:rsidDel="00000000" w:rsidP="00000000" w:rsidRDefault="00000000" w:rsidRPr="00000000" w14:paraId="000000C6">
      <w:pPr>
        <w:pStyle w:val="Heading5"/>
        <w:spacing w:before="0" w:lineRule="auto"/>
        <w:ind w:left="0" w:firstLine="0"/>
        <w:rPr/>
      </w:pPr>
      <w:bookmarkStart w:colFirst="0" w:colLast="0" w:name="_heading=h.7ug2dxb87vm8" w:id="22"/>
      <w:bookmarkEnd w:id="22"/>
      <w:r w:rsidDel="00000000" w:rsidR="00000000" w:rsidRPr="00000000">
        <w:rPr>
          <w:rtl w:val="0"/>
        </w:rPr>
        <w:t xml:space="preserve">Editar usuario</w:t>
      </w:r>
    </w:p>
    <w:p w:rsidR="00000000" w:rsidDel="00000000" w:rsidP="00000000" w:rsidRDefault="00000000" w:rsidRPr="00000000" w14:paraId="000000C7">
      <w:pPr>
        <w:spacing w:before="0" w:lineRule="auto"/>
        <w:rPr/>
      </w:pPr>
      <w:r w:rsidDel="00000000" w:rsidR="00000000" w:rsidRPr="00000000">
        <w:rPr>
          <w:rtl w:val="0"/>
        </w:rPr>
        <w:t xml:space="preserve">Para editar un usuario, el administrador debe seleccionar el botón </w:t>
      </w:r>
      <w:r w:rsidDel="00000000" w:rsidR="00000000" w:rsidRPr="00000000">
        <w:rPr/>
        <w:drawing>
          <wp:inline distB="114300" distT="114300" distL="114300" distR="114300">
            <wp:extent cx="211699" cy="211699"/>
            <wp:effectExtent b="0" l="0" r="0" t="0"/>
            <wp:docPr id="14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11699" cy="211699"/>
                    </a:xfrm>
                    <a:prstGeom prst="rect"/>
                    <a:ln/>
                  </pic:spPr>
                </pic:pic>
              </a:graphicData>
            </a:graphic>
          </wp:inline>
        </w:drawing>
      </w:r>
      <w:r w:rsidDel="00000000" w:rsidR="00000000" w:rsidRPr="00000000">
        <w:rPr>
          <w:rtl w:val="0"/>
        </w:rPr>
        <w:t xml:space="preserve"> . Posteriormente, se </w:t>
      </w:r>
    </w:p>
    <w:p w:rsidR="00000000" w:rsidDel="00000000" w:rsidP="00000000" w:rsidRDefault="00000000" w:rsidRPr="00000000" w14:paraId="000000C8">
      <w:pPr>
        <w:spacing w:before="0" w:lineRule="auto"/>
        <w:rPr/>
      </w:pPr>
      <w:r w:rsidDel="00000000" w:rsidR="00000000" w:rsidRPr="00000000">
        <w:rPr>
          <w:rtl w:val="0"/>
        </w:rPr>
        <w:t xml:space="preserve">mostrará una pantalla donde se encontrarán los campos editables del usuario: </w:t>
      </w:r>
    </w:p>
    <w:p w:rsidR="00000000" w:rsidDel="00000000" w:rsidP="00000000" w:rsidRDefault="00000000" w:rsidRPr="00000000" w14:paraId="000000C9">
      <w:pPr>
        <w:numPr>
          <w:ilvl w:val="0"/>
          <w:numId w:val="11"/>
        </w:numPr>
        <w:spacing w:before="0" w:lineRule="auto"/>
        <w:ind w:left="720" w:hanging="360"/>
        <w:rPr>
          <w:u w:val="none"/>
        </w:rPr>
      </w:pPr>
      <w:r w:rsidDel="00000000" w:rsidR="00000000" w:rsidRPr="00000000">
        <w:rPr>
          <w:rtl w:val="0"/>
        </w:rPr>
        <w:t xml:space="preserve">Nombre: Nombre completo del usuario seleccionado. Esta información es obligatoria</w:t>
      </w:r>
    </w:p>
    <w:p w:rsidR="00000000" w:rsidDel="00000000" w:rsidP="00000000" w:rsidRDefault="00000000" w:rsidRPr="00000000" w14:paraId="000000CA">
      <w:pPr>
        <w:numPr>
          <w:ilvl w:val="0"/>
          <w:numId w:val="11"/>
        </w:numPr>
        <w:spacing w:before="0" w:lineRule="auto"/>
        <w:ind w:left="720" w:hanging="360"/>
        <w:rPr>
          <w:u w:val="none"/>
        </w:rPr>
      </w:pPr>
      <w:r w:rsidDel="00000000" w:rsidR="00000000" w:rsidRPr="00000000">
        <w:rPr>
          <w:rtl w:val="0"/>
        </w:rPr>
        <w:t xml:space="preserve">Email: Email del usuario seleccionado. Esta información es obligatoria.</w:t>
      </w:r>
    </w:p>
    <w:p w:rsidR="00000000" w:rsidDel="00000000" w:rsidP="00000000" w:rsidRDefault="00000000" w:rsidRPr="00000000" w14:paraId="000000CB">
      <w:pPr>
        <w:spacing w:before="0" w:lineRule="auto"/>
        <w:ind w:left="0" w:firstLine="0"/>
        <w:rPr/>
      </w:pPr>
      <w:r w:rsidDel="00000000" w:rsidR="00000000" w:rsidRPr="00000000">
        <w:rPr>
          <w:rtl w:val="0"/>
        </w:rPr>
        <w:t xml:space="preserve">Una vez editado el campo deseado, se debe seleccionar “Guardar cambios” o de lo contrario, se puede cancelar. </w:t>
      </w:r>
    </w:p>
    <w:p w:rsidR="00000000" w:rsidDel="00000000" w:rsidP="00000000" w:rsidRDefault="00000000" w:rsidRPr="00000000" w14:paraId="000000CC">
      <w:pPr>
        <w:spacing w:before="0" w:lineRule="auto"/>
        <w:ind w:left="0" w:firstLine="0"/>
        <w:rPr/>
      </w:pPr>
      <w:r w:rsidDel="00000000" w:rsidR="00000000" w:rsidRPr="00000000">
        <w:rPr/>
        <w:drawing>
          <wp:inline distB="114300" distT="114300" distL="114300" distR="114300">
            <wp:extent cx="5399730" cy="2451100"/>
            <wp:effectExtent b="0" l="0" r="0" t="0"/>
            <wp:docPr id="218" name="image67.png"/>
            <a:graphic>
              <a:graphicData uri="http://schemas.openxmlformats.org/drawingml/2006/picture">
                <pic:pic>
                  <pic:nvPicPr>
                    <pic:cNvPr id="0" name="image67.png"/>
                    <pic:cNvPicPr preferRelativeResize="0"/>
                  </pic:nvPicPr>
                  <pic:blipFill>
                    <a:blip r:embed="rId24"/>
                    <a:srcRect b="0" l="0" r="0" t="0"/>
                    <a:stretch>
                      <a:fillRect/>
                    </a:stretch>
                  </pic:blipFill>
                  <pic:spPr>
                    <a:xfrm>
                      <a:off x="0" y="0"/>
                      <a:ext cx="539973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before="0" w:lineRule="auto"/>
        <w:ind w:left="0" w:firstLine="0"/>
        <w:rPr/>
      </w:pPr>
      <w:sdt>
        <w:sdtPr>
          <w:id w:val="-1866892478"/>
          <w:tag w:val="goog_rdk_11"/>
        </w:sdtPr>
        <w:sdtContent>
          <w:commentRangeStart w:id="1"/>
        </w:sdtContent>
      </w:sdt>
      <w:r w:rsidDel="00000000" w:rsidR="00000000" w:rsidRPr="00000000">
        <w:rPr>
          <w:rtl w:val="0"/>
        </w:rPr>
      </w:r>
    </w:p>
    <w:p w:rsidR="00000000" w:rsidDel="00000000" w:rsidP="00000000" w:rsidRDefault="00000000" w:rsidRPr="00000000" w14:paraId="000000CE">
      <w:pPr>
        <w:pStyle w:val="Heading5"/>
        <w:spacing w:before="0" w:lineRule="auto"/>
        <w:ind w:left="0" w:firstLine="0"/>
        <w:rPr/>
      </w:pPr>
      <w:bookmarkStart w:colFirst="0" w:colLast="0" w:name="_heading=h.lmnarui0yix6" w:id="23"/>
      <w:bookmarkEnd w:id="23"/>
      <w:r w:rsidDel="00000000" w:rsidR="00000000" w:rsidRPr="00000000">
        <w:rPr>
          <w:rtl w:val="0"/>
        </w:rPr>
        <w:t xml:space="preserve">Borrar usuario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F">
      <w:pPr>
        <w:spacing w:before="0" w:lineRule="auto"/>
        <w:rPr/>
      </w:pPr>
      <w:r w:rsidDel="00000000" w:rsidR="00000000" w:rsidRPr="00000000">
        <w:rPr>
          <w:rtl w:val="0"/>
        </w:rPr>
        <w:t xml:space="preserve">Para borrar un usuario, el administrador debe seleccionar el botón </w:t>
      </w:r>
      <w:r w:rsidDel="00000000" w:rsidR="00000000" w:rsidRPr="00000000">
        <w:rPr/>
        <w:drawing>
          <wp:inline distB="114300" distT="114300" distL="114300" distR="114300">
            <wp:extent cx="233245" cy="220969"/>
            <wp:effectExtent b="0" l="0" r="0" t="0"/>
            <wp:docPr id="24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33245" cy="220969"/>
                    </a:xfrm>
                    <a:prstGeom prst="rect"/>
                    <a:ln/>
                  </pic:spPr>
                </pic:pic>
              </a:graphicData>
            </a:graphic>
          </wp:inline>
        </w:drawing>
      </w:r>
      <w:r w:rsidDel="00000000" w:rsidR="00000000" w:rsidRPr="00000000">
        <w:rPr>
          <w:rtl w:val="0"/>
        </w:rPr>
        <w:t xml:space="preserve">. Posteriormente, se</w:t>
      </w:r>
    </w:p>
    <w:p w:rsidR="00000000" w:rsidDel="00000000" w:rsidP="00000000" w:rsidRDefault="00000000" w:rsidRPr="00000000" w14:paraId="000000D0">
      <w:pPr>
        <w:spacing w:before="0" w:lineRule="auto"/>
        <w:rPr/>
      </w:pPr>
      <w:r w:rsidDel="00000000" w:rsidR="00000000" w:rsidRPr="00000000">
        <w:rPr>
          <w:rtl w:val="0"/>
        </w:rPr>
        <w:t xml:space="preserve">desplegará un mensaje de confirmación para continuar con la acción, indicando que está</w:t>
      </w:r>
    </w:p>
    <w:p w:rsidR="00000000" w:rsidDel="00000000" w:rsidP="00000000" w:rsidRDefault="00000000" w:rsidRPr="00000000" w14:paraId="000000D1">
      <w:pPr>
        <w:spacing w:before="0" w:lineRule="auto"/>
        <w:rPr/>
      </w:pPr>
      <w:r w:rsidDel="00000000" w:rsidR="00000000" w:rsidRPr="00000000">
        <w:rPr>
          <w:rtl w:val="0"/>
        </w:rPr>
        <w:t xml:space="preserve">acción no se puede revertir.</w:t>
      </w:r>
    </w:p>
    <w:p w:rsidR="00000000" w:rsidDel="00000000" w:rsidP="00000000" w:rsidRDefault="00000000" w:rsidRPr="00000000" w14:paraId="000000D2">
      <w:pPr>
        <w:spacing w:before="0" w:lineRule="auto"/>
        <w:rPr/>
      </w:pPr>
      <w:r w:rsidDel="00000000" w:rsidR="00000000" w:rsidRPr="00000000">
        <w:rPr>
          <w:rtl w:val="0"/>
        </w:rPr>
      </w:r>
    </w:p>
    <w:p w:rsidR="00000000" w:rsidDel="00000000" w:rsidP="00000000" w:rsidRDefault="00000000" w:rsidRPr="00000000" w14:paraId="000000D3">
      <w:pPr>
        <w:pStyle w:val="Heading4"/>
        <w:spacing w:before="0" w:lineRule="auto"/>
        <w:ind w:left="0"/>
        <w:rPr/>
      </w:pPr>
      <w:bookmarkStart w:colFirst="0" w:colLast="0" w:name="_heading=h.fi2a1ga6qi12" w:id="24"/>
      <w:bookmarkEnd w:id="24"/>
      <w:r w:rsidDel="00000000" w:rsidR="00000000" w:rsidRPr="00000000">
        <w:rPr>
          <w:rtl w:val="0"/>
        </w:rPr>
        <w:t xml:space="preserve">Administrar roles</w:t>
      </w:r>
    </w:p>
    <w:p w:rsidR="00000000" w:rsidDel="00000000" w:rsidP="00000000" w:rsidRDefault="00000000" w:rsidRPr="00000000" w14:paraId="000000D4">
      <w:pPr>
        <w:spacing w:before="0" w:lineRule="auto"/>
        <w:rPr/>
      </w:pPr>
      <w:r w:rsidDel="00000000" w:rsidR="00000000" w:rsidRPr="00000000">
        <w:rPr>
          <w:rtl w:val="0"/>
        </w:rPr>
        <w:t xml:space="preserve">Para administrar roles, el administrador deberá dirigirse a la sección “Roles” en la barra de </w:t>
      </w:r>
    </w:p>
    <w:p w:rsidR="00000000" w:rsidDel="00000000" w:rsidP="00000000" w:rsidRDefault="00000000" w:rsidRPr="00000000" w14:paraId="000000D5">
      <w:pPr>
        <w:spacing w:before="0" w:lineRule="auto"/>
        <w:rPr/>
      </w:pPr>
      <w:r w:rsidDel="00000000" w:rsidR="00000000" w:rsidRPr="00000000">
        <w:rPr>
          <w:rtl w:val="0"/>
        </w:rPr>
        <w:t xml:space="preserve">navegación, allí encontrará acciones como: Crear un nuevo rol, visualizar un rol, editar un rol y </w:t>
      </w:r>
    </w:p>
    <w:p w:rsidR="00000000" w:rsidDel="00000000" w:rsidP="00000000" w:rsidRDefault="00000000" w:rsidRPr="00000000" w14:paraId="000000D6">
      <w:pPr>
        <w:spacing w:before="0" w:lineRule="auto"/>
        <w:rPr/>
      </w:pPr>
      <w:r w:rsidDel="00000000" w:rsidR="00000000" w:rsidRPr="00000000">
        <w:rPr>
          <w:rtl w:val="0"/>
        </w:rPr>
        <w:t xml:space="preserve">eliminar un rol.</w:t>
      </w:r>
    </w:p>
    <w:p w:rsidR="00000000" w:rsidDel="00000000" w:rsidP="00000000" w:rsidRDefault="00000000" w:rsidRPr="00000000" w14:paraId="000000D7">
      <w:pPr>
        <w:rPr/>
      </w:pPr>
      <w:r w:rsidDel="00000000" w:rsidR="00000000" w:rsidRPr="00000000">
        <w:rPr/>
        <w:drawing>
          <wp:inline distB="114300" distT="114300" distL="114300" distR="114300">
            <wp:extent cx="5399730" cy="1930400"/>
            <wp:effectExtent b="0" l="0" r="0" t="0"/>
            <wp:docPr id="156"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39973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before="0" w:lineRule="auto"/>
        <w:rPr/>
      </w:pPr>
      <w:r w:rsidDel="00000000" w:rsidR="00000000" w:rsidRPr="00000000">
        <w:rPr>
          <w:rtl w:val="0"/>
        </w:rPr>
      </w:r>
    </w:p>
    <w:p w:rsidR="00000000" w:rsidDel="00000000" w:rsidP="00000000" w:rsidRDefault="00000000" w:rsidRPr="00000000" w14:paraId="000000D9">
      <w:pPr>
        <w:pStyle w:val="Heading5"/>
        <w:spacing w:before="0" w:lineRule="auto"/>
        <w:ind w:left="0" w:firstLine="0"/>
        <w:rPr/>
      </w:pPr>
      <w:bookmarkStart w:colFirst="0" w:colLast="0" w:name="_heading=h.n7tiugryh1zo" w:id="25"/>
      <w:bookmarkEnd w:id="25"/>
      <w:r w:rsidDel="00000000" w:rsidR="00000000" w:rsidRPr="00000000">
        <w:rPr>
          <w:rtl w:val="0"/>
        </w:rPr>
        <w:t xml:space="preserve">Crear rol</w:t>
      </w:r>
    </w:p>
    <w:p w:rsidR="00000000" w:rsidDel="00000000" w:rsidP="00000000" w:rsidRDefault="00000000" w:rsidRPr="00000000" w14:paraId="000000DA">
      <w:pPr>
        <w:spacing w:before="0" w:lineRule="auto"/>
        <w:ind w:left="0" w:firstLine="0"/>
        <w:rPr/>
      </w:pPr>
      <w:r w:rsidDel="00000000" w:rsidR="00000000" w:rsidRPr="00000000">
        <w:rPr>
          <w:rtl w:val="0"/>
        </w:rPr>
        <w:t xml:space="preserve">Para crear un nuevo rol, el administrador debe seleccionar “Crear rol”.</w:t>
      </w:r>
    </w:p>
    <w:p w:rsidR="00000000" w:rsidDel="00000000" w:rsidP="00000000" w:rsidRDefault="00000000" w:rsidRPr="00000000" w14:paraId="000000DB">
      <w:pPr>
        <w:spacing w:before="0" w:lineRule="auto"/>
        <w:ind w:left="0" w:firstLine="0"/>
        <w:rPr/>
      </w:pPr>
      <w:r w:rsidDel="00000000" w:rsidR="00000000" w:rsidRPr="00000000">
        <w:rPr>
          <w:rtl w:val="0"/>
        </w:rPr>
        <w:t xml:space="preserve">Luego deberá completar el formulario que aparecerá, indicando la siguiente información:</w:t>
      </w:r>
    </w:p>
    <w:p w:rsidR="00000000" w:rsidDel="00000000" w:rsidP="00000000" w:rsidRDefault="00000000" w:rsidRPr="00000000" w14:paraId="000000DC">
      <w:pPr>
        <w:numPr>
          <w:ilvl w:val="0"/>
          <w:numId w:val="26"/>
        </w:numPr>
        <w:spacing w:before="0" w:lineRule="auto"/>
        <w:ind w:left="720" w:hanging="360"/>
        <w:rPr>
          <w:u w:val="none"/>
        </w:rPr>
      </w:pPr>
      <w:r w:rsidDel="00000000" w:rsidR="00000000" w:rsidRPr="00000000">
        <w:rPr>
          <w:rtl w:val="0"/>
        </w:rPr>
        <w:t xml:space="preserve">Nombre: Nombre que recibirá el nuevo rol creado. Esta información es obligatoria.</w:t>
      </w:r>
    </w:p>
    <w:p w:rsidR="00000000" w:rsidDel="00000000" w:rsidP="00000000" w:rsidRDefault="00000000" w:rsidRPr="00000000" w14:paraId="000000DD">
      <w:pPr>
        <w:numPr>
          <w:ilvl w:val="0"/>
          <w:numId w:val="26"/>
        </w:numPr>
        <w:spacing w:before="0" w:lineRule="auto"/>
        <w:ind w:left="720" w:hanging="360"/>
        <w:rPr>
          <w:u w:val="none"/>
        </w:rPr>
      </w:pPr>
      <w:r w:rsidDel="00000000" w:rsidR="00000000" w:rsidRPr="00000000">
        <w:rPr>
          <w:rtl w:val="0"/>
        </w:rPr>
        <w:t xml:space="preserve">Permisos: Funciones especiales a la que el nuevo rol puede acceder.</w:t>
      </w:r>
    </w:p>
    <w:p w:rsidR="00000000" w:rsidDel="00000000" w:rsidP="00000000" w:rsidRDefault="00000000" w:rsidRPr="00000000" w14:paraId="000000DE">
      <w:pPr>
        <w:spacing w:before="0" w:lineRule="auto"/>
        <w:ind w:left="0" w:firstLine="0"/>
        <w:rPr/>
      </w:pPr>
      <w:r w:rsidDel="00000000" w:rsidR="00000000" w:rsidRPr="00000000">
        <w:rPr>
          <w:rtl w:val="0"/>
        </w:rPr>
        <w:t xml:space="preserve">Posteriormente, deberá seleccionar “Guardar” o de manera contraria “Cancelar". </w:t>
      </w:r>
    </w:p>
    <w:p w:rsidR="00000000" w:rsidDel="00000000" w:rsidP="00000000" w:rsidRDefault="00000000" w:rsidRPr="00000000" w14:paraId="000000DF">
      <w:pPr>
        <w:spacing w:before="0" w:lineRule="auto"/>
        <w:ind w:left="0" w:firstLine="0"/>
        <w:rPr/>
      </w:pPr>
      <w:r w:rsidDel="00000000" w:rsidR="00000000" w:rsidRPr="00000000">
        <w:rPr/>
        <w:drawing>
          <wp:inline distB="114300" distT="114300" distL="114300" distR="114300">
            <wp:extent cx="5399730" cy="1854200"/>
            <wp:effectExtent b="0" l="0" r="0" t="0"/>
            <wp:docPr id="219" name="image69.png"/>
            <a:graphic>
              <a:graphicData uri="http://schemas.openxmlformats.org/drawingml/2006/picture">
                <pic:pic>
                  <pic:nvPicPr>
                    <pic:cNvPr id="0" name="image69.png"/>
                    <pic:cNvPicPr preferRelativeResize="0"/>
                  </pic:nvPicPr>
                  <pic:blipFill>
                    <a:blip r:embed="rId27"/>
                    <a:srcRect b="0" l="0" r="0" t="0"/>
                    <a:stretch>
                      <a:fillRect/>
                    </a:stretch>
                  </pic:blipFill>
                  <pic:spPr>
                    <a:xfrm>
                      <a:off x="0" y="0"/>
                      <a:ext cx="539973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pStyle w:val="Heading5"/>
        <w:ind w:left="0" w:firstLine="0"/>
        <w:rPr/>
      </w:pPr>
      <w:bookmarkStart w:colFirst="0" w:colLast="0" w:name="_heading=h.rnn0wnkf7jsl" w:id="26"/>
      <w:bookmarkEnd w:id="26"/>
      <w:r w:rsidDel="00000000" w:rsidR="00000000" w:rsidRPr="00000000">
        <w:rPr>
          <w:rtl w:val="0"/>
        </w:rPr>
        <w:t xml:space="preserve">Visualizar rol</w:t>
      </w:r>
    </w:p>
    <w:p w:rsidR="00000000" w:rsidDel="00000000" w:rsidP="00000000" w:rsidRDefault="00000000" w:rsidRPr="00000000" w14:paraId="000000E1">
      <w:pPr>
        <w:spacing w:before="0" w:lineRule="auto"/>
        <w:rPr/>
      </w:pPr>
      <w:r w:rsidDel="00000000" w:rsidR="00000000" w:rsidRPr="00000000">
        <w:rPr>
          <w:rtl w:val="0"/>
        </w:rPr>
        <w:t xml:space="preserve">Para visualizar un rol, el administrador deberá hacer click en el botón </w:t>
      </w:r>
      <w:r w:rsidDel="00000000" w:rsidR="00000000" w:rsidRPr="00000000">
        <w:rPr/>
        <w:drawing>
          <wp:inline distB="114300" distT="114300" distL="114300" distR="114300">
            <wp:extent cx="240826" cy="222764"/>
            <wp:effectExtent b="0" l="0" r="0" t="0"/>
            <wp:docPr id="17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240826" cy="222764"/>
                    </a:xfrm>
                    <a:prstGeom prst="rect"/>
                    <a:ln/>
                  </pic:spPr>
                </pic:pic>
              </a:graphicData>
            </a:graphic>
          </wp:inline>
        </w:drawing>
      </w:r>
      <w:r w:rsidDel="00000000" w:rsidR="00000000" w:rsidRPr="00000000">
        <w:rPr>
          <w:rtl w:val="0"/>
        </w:rPr>
        <w:t xml:space="preserve"> . Posteriormente, se </w:t>
      </w:r>
    </w:p>
    <w:p w:rsidR="00000000" w:rsidDel="00000000" w:rsidP="00000000" w:rsidRDefault="00000000" w:rsidRPr="00000000" w14:paraId="000000E2">
      <w:pPr>
        <w:spacing w:before="0" w:lineRule="auto"/>
        <w:rPr/>
      </w:pPr>
      <w:r w:rsidDel="00000000" w:rsidR="00000000" w:rsidRPr="00000000">
        <w:rPr>
          <w:rtl w:val="0"/>
        </w:rPr>
        <w:t xml:space="preserve">desplegará una pantalla con la información del rol seleccionado. </w:t>
      </w:r>
    </w:p>
    <w:p w:rsidR="00000000" w:rsidDel="00000000" w:rsidP="00000000" w:rsidRDefault="00000000" w:rsidRPr="00000000" w14:paraId="000000E3">
      <w:pPr>
        <w:spacing w:before="0" w:lineRule="auto"/>
        <w:rPr/>
      </w:pPr>
      <w:r w:rsidDel="00000000" w:rsidR="00000000" w:rsidRPr="00000000">
        <w:rPr/>
        <w:drawing>
          <wp:inline distB="114300" distT="114300" distL="114300" distR="114300">
            <wp:extent cx="5399730" cy="2095500"/>
            <wp:effectExtent b="0" l="0" r="0" t="0"/>
            <wp:docPr id="168" name="image25.png"/>
            <a:graphic>
              <a:graphicData uri="http://schemas.openxmlformats.org/drawingml/2006/picture">
                <pic:pic>
                  <pic:nvPicPr>
                    <pic:cNvPr id="0" name="image25.png"/>
                    <pic:cNvPicPr preferRelativeResize="0"/>
                  </pic:nvPicPr>
                  <pic:blipFill>
                    <a:blip r:embed="rId29"/>
                    <a:srcRect b="0" l="0" r="0" t="0"/>
                    <a:stretch>
                      <a:fillRect/>
                    </a:stretch>
                  </pic:blipFill>
                  <pic:spPr>
                    <a:xfrm>
                      <a:off x="0" y="0"/>
                      <a:ext cx="539973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0" w:lineRule="auto"/>
        <w:rPr/>
      </w:pPr>
      <w:r w:rsidDel="00000000" w:rsidR="00000000" w:rsidRPr="00000000">
        <w:rPr>
          <w:rtl w:val="0"/>
        </w:rPr>
      </w:r>
    </w:p>
    <w:p w:rsidR="00000000" w:rsidDel="00000000" w:rsidP="00000000" w:rsidRDefault="00000000" w:rsidRPr="00000000" w14:paraId="000000E5">
      <w:pPr>
        <w:pStyle w:val="Heading5"/>
        <w:ind w:left="0" w:firstLine="0"/>
        <w:rPr/>
      </w:pPr>
      <w:bookmarkStart w:colFirst="0" w:colLast="0" w:name="_heading=h.r8z45x3go2ze" w:id="27"/>
      <w:bookmarkEnd w:id="27"/>
      <w:sdt>
        <w:sdtPr>
          <w:id w:val="-1582985710"/>
          <w:tag w:val="goog_rdk_12"/>
        </w:sdtPr>
        <w:sdtContent>
          <w:commentRangeStart w:id="2"/>
        </w:sdtContent>
      </w:sdt>
      <w:r w:rsidDel="00000000" w:rsidR="00000000" w:rsidRPr="00000000">
        <w:rPr>
          <w:rtl w:val="0"/>
        </w:rPr>
        <w:t xml:space="preserve">Modificar rol</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E6">
      <w:pPr>
        <w:spacing w:before="0" w:lineRule="auto"/>
        <w:rPr/>
      </w:pPr>
      <w:r w:rsidDel="00000000" w:rsidR="00000000" w:rsidRPr="00000000">
        <w:rPr>
          <w:rtl w:val="0"/>
        </w:rPr>
        <w:t xml:space="preserve">Para modificar un rol, el administrador debe hacer click en el botón </w:t>
      </w:r>
      <w:r w:rsidDel="00000000" w:rsidR="00000000" w:rsidRPr="00000000">
        <w:rPr/>
        <w:drawing>
          <wp:inline distB="114300" distT="114300" distL="114300" distR="114300">
            <wp:extent cx="211699" cy="211699"/>
            <wp:effectExtent b="0" l="0" r="0" t="0"/>
            <wp:docPr id="17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211699" cy="211699"/>
                    </a:xfrm>
                    <a:prstGeom prst="rect"/>
                    <a:ln/>
                  </pic:spPr>
                </pic:pic>
              </a:graphicData>
            </a:graphic>
          </wp:inline>
        </w:drawing>
      </w:r>
      <w:r w:rsidDel="00000000" w:rsidR="00000000" w:rsidRPr="00000000">
        <w:rPr>
          <w:rtl w:val="0"/>
        </w:rPr>
        <w:t xml:space="preserve">. Posteriormente se </w:t>
      </w:r>
    </w:p>
    <w:p w:rsidR="00000000" w:rsidDel="00000000" w:rsidP="00000000" w:rsidRDefault="00000000" w:rsidRPr="00000000" w14:paraId="000000E7">
      <w:pPr>
        <w:spacing w:before="0" w:lineRule="auto"/>
        <w:rPr/>
      </w:pPr>
      <w:r w:rsidDel="00000000" w:rsidR="00000000" w:rsidRPr="00000000">
        <w:rPr>
          <w:rtl w:val="0"/>
        </w:rPr>
        <w:t xml:space="preserve">desplegará una pantalla indicando los campos modificables del rol: </w:t>
      </w:r>
    </w:p>
    <w:p w:rsidR="00000000" w:rsidDel="00000000" w:rsidP="00000000" w:rsidRDefault="00000000" w:rsidRPr="00000000" w14:paraId="000000E8">
      <w:pPr>
        <w:numPr>
          <w:ilvl w:val="0"/>
          <w:numId w:val="12"/>
        </w:numPr>
        <w:spacing w:before="0" w:lineRule="auto"/>
        <w:ind w:left="720" w:hanging="360"/>
        <w:rPr>
          <w:u w:val="none"/>
        </w:rPr>
      </w:pPr>
      <w:r w:rsidDel="00000000" w:rsidR="00000000" w:rsidRPr="00000000">
        <w:rPr>
          <w:rtl w:val="0"/>
        </w:rPr>
        <w:t xml:space="preserve">Nombre: Nombre del rol. Esta información es obligatoria.</w:t>
      </w:r>
    </w:p>
    <w:p w:rsidR="00000000" w:rsidDel="00000000" w:rsidP="00000000" w:rsidRDefault="00000000" w:rsidRPr="00000000" w14:paraId="000000E9">
      <w:pPr>
        <w:numPr>
          <w:ilvl w:val="0"/>
          <w:numId w:val="12"/>
        </w:numPr>
        <w:spacing w:before="0" w:lineRule="auto"/>
        <w:ind w:left="720" w:hanging="360"/>
        <w:rPr>
          <w:u w:val="none"/>
        </w:rPr>
      </w:pPr>
      <w:r w:rsidDel="00000000" w:rsidR="00000000" w:rsidRPr="00000000">
        <w:rPr>
          <w:rtl w:val="0"/>
        </w:rPr>
        <w:t xml:space="preserve">Permisos: Checkbox con los permisos que se pueden asignar al rol.</w:t>
      </w:r>
    </w:p>
    <w:p w:rsidR="00000000" w:rsidDel="00000000" w:rsidP="00000000" w:rsidRDefault="00000000" w:rsidRPr="00000000" w14:paraId="000000EA">
      <w:pPr>
        <w:spacing w:before="0" w:lineRule="auto"/>
        <w:ind w:left="0" w:firstLine="0"/>
        <w:rPr/>
      </w:pPr>
      <w:r w:rsidDel="00000000" w:rsidR="00000000" w:rsidRPr="00000000">
        <w:rPr>
          <w:rtl w:val="0"/>
        </w:rPr>
        <w:t xml:space="preserve">Posteriormente, deberá hacer click en el botón “Modificar Rol” para guardar los cambios.</w:t>
      </w:r>
    </w:p>
    <w:p w:rsidR="00000000" w:rsidDel="00000000" w:rsidP="00000000" w:rsidRDefault="00000000" w:rsidRPr="00000000" w14:paraId="000000EB">
      <w:pPr>
        <w:spacing w:before="0" w:lineRule="auto"/>
        <w:ind w:left="0" w:firstLine="0"/>
        <w:rPr/>
      </w:pPr>
      <w:r w:rsidDel="00000000" w:rsidR="00000000" w:rsidRPr="00000000">
        <w:rPr/>
        <w:drawing>
          <wp:inline distB="114300" distT="114300" distL="114300" distR="114300">
            <wp:extent cx="5399730" cy="1828800"/>
            <wp:effectExtent b="0" l="0" r="0" t="0"/>
            <wp:docPr id="150" name="image3.png"/>
            <a:graphic>
              <a:graphicData uri="http://schemas.openxmlformats.org/drawingml/2006/picture">
                <pic:pic>
                  <pic:nvPicPr>
                    <pic:cNvPr id="0" name="image3.png"/>
                    <pic:cNvPicPr preferRelativeResize="0"/>
                  </pic:nvPicPr>
                  <pic:blipFill>
                    <a:blip r:embed="rId30"/>
                    <a:srcRect b="0" l="0" r="0" t="0"/>
                    <a:stretch>
                      <a:fillRect/>
                    </a:stretch>
                  </pic:blipFill>
                  <pic:spPr>
                    <a:xfrm>
                      <a:off x="0" y="0"/>
                      <a:ext cx="539973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Style w:val="Heading5"/>
        <w:ind w:left="0" w:firstLine="0"/>
        <w:rPr/>
      </w:pPr>
      <w:bookmarkStart w:colFirst="0" w:colLast="0" w:name="_heading=h.7xjsr1bh2zj8" w:id="28"/>
      <w:bookmarkEnd w:id="28"/>
      <w:sdt>
        <w:sdtPr>
          <w:id w:val="820931260"/>
          <w:tag w:val="goog_rdk_13"/>
        </w:sdtPr>
        <w:sdtContent>
          <w:commentRangeStart w:id="3"/>
        </w:sdtContent>
      </w:sdt>
      <w:r w:rsidDel="00000000" w:rsidR="00000000" w:rsidRPr="00000000">
        <w:rPr>
          <w:rtl w:val="0"/>
        </w:rPr>
        <w:t xml:space="preserve">Eliminar rol</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Para eliminar un rol, el administrador debe hacer click en el botón </w:t>
      </w:r>
      <w:r w:rsidDel="00000000" w:rsidR="00000000" w:rsidRPr="00000000">
        <w:rPr/>
        <w:drawing>
          <wp:inline distB="114300" distT="114300" distL="114300" distR="114300">
            <wp:extent cx="233245" cy="220969"/>
            <wp:effectExtent b="0" l="0" r="0" t="0"/>
            <wp:docPr id="248"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33245" cy="220969"/>
                    </a:xfrm>
                    <a:prstGeom prst="rect"/>
                    <a:ln/>
                  </pic:spPr>
                </pic:pic>
              </a:graphicData>
            </a:graphic>
          </wp:inline>
        </w:drawing>
      </w:r>
      <w:r w:rsidDel="00000000" w:rsidR="00000000" w:rsidRPr="00000000">
        <w:rPr>
          <w:rtl w:val="0"/>
        </w:rPr>
        <w:t xml:space="preserve">. Posteriormente se </w:t>
      </w:r>
    </w:p>
    <w:p w:rsidR="00000000" w:rsidDel="00000000" w:rsidP="00000000" w:rsidRDefault="00000000" w:rsidRPr="00000000" w14:paraId="000000EE">
      <w:pPr>
        <w:ind w:left="0" w:firstLine="0"/>
        <w:rPr/>
      </w:pPr>
      <w:r w:rsidDel="00000000" w:rsidR="00000000" w:rsidRPr="00000000">
        <w:rPr>
          <w:rtl w:val="0"/>
        </w:rPr>
        <w:t xml:space="preserve">mostrará una alerta para confirmar la acción, indicando que la misma no es reversible.</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sdt>
        <w:sdtPr>
          <w:id w:val="1392725416"/>
          <w:tag w:val="goog_rdk_14"/>
        </w:sdtPr>
        <w:sdtContent>
          <w:commentRangeStart w:id="4"/>
        </w:sdtContent>
      </w:sdt>
      <w:r w:rsidDel="00000000" w:rsidR="00000000" w:rsidRPr="00000000">
        <w:rPr>
          <w:rtl w:val="0"/>
        </w:rPr>
        <w:t xml:space="preserve">Administrar permisos</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rPr/>
      </w:pPr>
      <w:bookmarkStart w:colFirst="0" w:colLast="0" w:name="_heading=h.p9bhfisg4by0" w:id="29"/>
      <w:bookmarkEnd w:id="29"/>
      <w:r w:rsidDel="00000000" w:rsidR="00000000" w:rsidRPr="00000000">
        <w:rPr>
          <w:rtl w:val="0"/>
        </w:rPr>
        <w:t xml:space="preserve">3.4.2 Módulo de proyecto</w:t>
      </w:r>
    </w:p>
    <w:p w:rsidR="00000000" w:rsidDel="00000000" w:rsidP="00000000" w:rsidRDefault="00000000" w:rsidRPr="00000000" w14:paraId="000000F4">
      <w:pPr>
        <w:spacing w:before="0" w:lineRule="auto"/>
        <w:rPr/>
      </w:pPr>
      <w:r w:rsidDel="00000000" w:rsidR="00000000" w:rsidRPr="00000000">
        <w:rPr>
          <w:rtl w:val="0"/>
        </w:rPr>
        <w:t xml:space="preserve">Al hacer click en un proyecto, accede a una vista completa con toda la información relevante </w:t>
      </w:r>
    </w:p>
    <w:p w:rsidR="00000000" w:rsidDel="00000000" w:rsidP="00000000" w:rsidRDefault="00000000" w:rsidRPr="00000000" w14:paraId="000000F5">
      <w:pPr>
        <w:spacing w:before="0" w:lineRule="auto"/>
        <w:rPr/>
      </w:pPr>
      <w:r w:rsidDel="00000000" w:rsidR="00000000" w:rsidRPr="00000000">
        <w:rPr>
          <w:rtl w:val="0"/>
        </w:rPr>
        <w:t xml:space="preserve">organizada en pestañas.</w:t>
      </w:r>
    </w:p>
    <w:p w:rsidR="00000000" w:rsidDel="00000000" w:rsidP="00000000" w:rsidRDefault="00000000" w:rsidRPr="00000000" w14:paraId="000000F6">
      <w:pPr>
        <w:spacing w:before="0" w:lineRule="auto"/>
        <w:rPr/>
      </w:pPr>
      <w:r w:rsidDel="00000000" w:rsidR="00000000" w:rsidRPr="00000000">
        <w:rPr/>
        <w:drawing>
          <wp:inline distB="114300" distT="114300" distL="114300" distR="114300">
            <wp:extent cx="5399730" cy="2019300"/>
            <wp:effectExtent b="0" l="0" r="0" t="0"/>
            <wp:docPr id="160"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39973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before="0" w:lineRule="auto"/>
        <w:rPr/>
      </w:pPr>
      <w:r w:rsidDel="00000000" w:rsidR="00000000" w:rsidRPr="00000000">
        <w:rPr>
          <w:rtl w:val="0"/>
        </w:rPr>
      </w:r>
    </w:p>
    <w:p w:rsidR="00000000" w:rsidDel="00000000" w:rsidP="00000000" w:rsidRDefault="00000000" w:rsidRPr="00000000" w14:paraId="000000F8">
      <w:pPr>
        <w:pStyle w:val="Heading5"/>
        <w:spacing w:before="0" w:lineRule="auto"/>
        <w:ind w:left="0" w:firstLine="0"/>
        <w:rPr/>
      </w:pPr>
      <w:bookmarkStart w:colFirst="0" w:colLast="0" w:name="_heading=h.7963fhug6lzc" w:id="30"/>
      <w:bookmarkEnd w:id="30"/>
      <w:r w:rsidDel="00000000" w:rsidR="00000000" w:rsidRPr="00000000">
        <w:rPr>
          <w:rtl w:val="0"/>
        </w:rPr>
        <w:t xml:space="preserve">Modificar proyecto</w:t>
      </w:r>
    </w:p>
    <w:p w:rsidR="00000000" w:rsidDel="00000000" w:rsidP="00000000" w:rsidRDefault="00000000" w:rsidRPr="00000000" w14:paraId="000000F9">
      <w:pPr>
        <w:spacing w:before="0" w:lineRule="auto"/>
        <w:rPr/>
      </w:pPr>
      <w:r w:rsidDel="00000000" w:rsidR="00000000" w:rsidRPr="00000000">
        <w:rPr>
          <w:rtl w:val="0"/>
        </w:rPr>
        <w:t xml:space="preserve">Para modificar la información de un proyecto, el administrador debe hacer click en el botón </w:t>
      </w:r>
    </w:p>
    <w:p w:rsidR="00000000" w:rsidDel="00000000" w:rsidP="00000000" w:rsidRDefault="00000000" w:rsidRPr="00000000" w14:paraId="000000FA">
      <w:pPr>
        <w:spacing w:before="0" w:lineRule="auto"/>
        <w:rPr/>
      </w:pPr>
      <w:r w:rsidDel="00000000" w:rsidR="00000000" w:rsidRPr="00000000">
        <w:rPr>
          <w:rtl w:val="0"/>
        </w:rPr>
        <w:t xml:space="preserve">“Configurar”, donde se desplegará un formulario con la información editable de un proyecto: </w:t>
      </w:r>
    </w:p>
    <w:p w:rsidR="00000000" w:rsidDel="00000000" w:rsidP="00000000" w:rsidRDefault="00000000" w:rsidRPr="00000000" w14:paraId="000000FB">
      <w:pPr>
        <w:spacing w:before="0" w:lineRule="auto"/>
        <w:ind w:left="0"/>
        <w:rPr/>
      </w:pPr>
      <w:r w:rsidDel="00000000" w:rsidR="00000000" w:rsidRPr="00000000">
        <w:rPr>
          <w:rtl w:val="0"/>
        </w:rPr>
        <w:t xml:space="preserve">Luego debe completar el formulario con la información necesaria: </w:t>
      </w:r>
    </w:p>
    <w:p w:rsidR="00000000" w:rsidDel="00000000" w:rsidP="00000000" w:rsidRDefault="00000000" w:rsidRPr="00000000" w14:paraId="000000FC">
      <w:pPr>
        <w:numPr>
          <w:ilvl w:val="0"/>
          <w:numId w:val="9"/>
        </w:numPr>
        <w:spacing w:before="0" w:lineRule="auto"/>
        <w:ind w:left="720" w:hanging="360"/>
      </w:pPr>
      <w:r w:rsidDel="00000000" w:rsidR="00000000" w:rsidRPr="00000000">
        <w:rPr>
          <w:rtl w:val="0"/>
        </w:rPr>
        <w:t xml:space="preserve">Nombre del proyecto: Esta información es obligatoria.</w:t>
      </w:r>
    </w:p>
    <w:p w:rsidR="00000000" w:rsidDel="00000000" w:rsidP="00000000" w:rsidRDefault="00000000" w:rsidRPr="00000000" w14:paraId="000000FD">
      <w:pPr>
        <w:numPr>
          <w:ilvl w:val="0"/>
          <w:numId w:val="9"/>
        </w:numPr>
        <w:spacing w:before="0" w:lineRule="auto"/>
        <w:ind w:left="720" w:hanging="360"/>
      </w:pPr>
      <w:r w:rsidDel="00000000" w:rsidR="00000000" w:rsidRPr="00000000">
        <w:rPr>
          <w:rtl w:val="0"/>
        </w:rPr>
        <w:t xml:space="preserve">Equipo del proyecto: Se debe ingresar el nombre del equipo del proyecto. Esta información es obligatoria.</w:t>
      </w:r>
    </w:p>
    <w:p w:rsidR="00000000" w:rsidDel="00000000" w:rsidP="00000000" w:rsidRDefault="00000000" w:rsidRPr="00000000" w14:paraId="000000FE">
      <w:pPr>
        <w:numPr>
          <w:ilvl w:val="0"/>
          <w:numId w:val="9"/>
        </w:numPr>
        <w:spacing w:before="0" w:lineRule="auto"/>
        <w:ind w:left="720" w:hanging="360"/>
      </w:pPr>
      <w:r w:rsidDel="00000000" w:rsidR="00000000" w:rsidRPr="00000000">
        <w:rPr>
          <w:rtl w:val="0"/>
        </w:rPr>
        <w:t xml:space="preserve">Descripción: Breve descripción del proyecto. Esta información no es obligatoria.</w:t>
      </w:r>
    </w:p>
    <w:p w:rsidR="00000000" w:rsidDel="00000000" w:rsidP="00000000" w:rsidRDefault="00000000" w:rsidRPr="00000000" w14:paraId="000000FF">
      <w:pPr>
        <w:numPr>
          <w:ilvl w:val="0"/>
          <w:numId w:val="9"/>
        </w:numPr>
        <w:spacing w:before="0" w:lineRule="auto"/>
        <w:ind w:left="720" w:hanging="360"/>
      </w:pPr>
      <w:r w:rsidDel="00000000" w:rsidR="00000000" w:rsidRPr="00000000">
        <w:rPr>
          <w:rtl w:val="0"/>
        </w:rPr>
        <w:t xml:space="preserve">Fecha de inicio: Fecha en la que iniciará el proyecto. Esta información no es obligatoria.</w:t>
      </w:r>
    </w:p>
    <w:p w:rsidR="00000000" w:rsidDel="00000000" w:rsidP="00000000" w:rsidRDefault="00000000" w:rsidRPr="00000000" w14:paraId="00000100">
      <w:pPr>
        <w:numPr>
          <w:ilvl w:val="0"/>
          <w:numId w:val="9"/>
        </w:numPr>
        <w:spacing w:before="0" w:lineRule="auto"/>
        <w:ind w:left="720" w:hanging="360"/>
      </w:pPr>
      <w:r w:rsidDel="00000000" w:rsidR="00000000" w:rsidRPr="00000000">
        <w:rPr>
          <w:rtl w:val="0"/>
        </w:rPr>
        <w:t xml:space="preserve">Líder del proyecto: Se debe seleccionar entre los usuarios registrados quién liderará el proyecto. Esta información es obligatoria</w:t>
      </w:r>
    </w:p>
    <w:p w:rsidR="00000000" w:rsidDel="00000000" w:rsidP="00000000" w:rsidRDefault="00000000" w:rsidRPr="00000000" w14:paraId="00000101">
      <w:pPr>
        <w:numPr>
          <w:ilvl w:val="0"/>
          <w:numId w:val="9"/>
        </w:numPr>
        <w:spacing w:before="0" w:lineRule="auto"/>
        <w:ind w:left="720" w:hanging="360"/>
      </w:pPr>
      <w:r w:rsidDel="00000000" w:rsidR="00000000" w:rsidRPr="00000000">
        <w:rPr>
          <w:rtl w:val="0"/>
        </w:rPr>
        <w:t xml:space="preserve">Logo del proyecto: Esta información no es obligatoria.</w:t>
      </w:r>
    </w:p>
    <w:p w:rsidR="00000000" w:rsidDel="00000000" w:rsidP="00000000" w:rsidRDefault="00000000" w:rsidRPr="00000000" w14:paraId="00000102">
      <w:pPr>
        <w:numPr>
          <w:ilvl w:val="0"/>
          <w:numId w:val="9"/>
        </w:numPr>
        <w:spacing w:before="0" w:lineRule="auto"/>
        <w:ind w:left="720" w:hanging="360"/>
        <w:rPr>
          <w:u w:val="none"/>
        </w:rPr>
      </w:pPr>
      <w:r w:rsidDel="00000000" w:rsidR="00000000" w:rsidRPr="00000000">
        <w:rPr>
          <w:rtl w:val="0"/>
        </w:rPr>
        <w:t xml:space="preserve">Estado: Estado en el que se encuentra el proyecto. Esta información es obligatoria. </w:t>
      </w:r>
    </w:p>
    <w:p w:rsidR="00000000" w:rsidDel="00000000" w:rsidP="00000000" w:rsidRDefault="00000000" w:rsidRPr="00000000" w14:paraId="00000103">
      <w:pPr>
        <w:spacing w:before="0" w:lineRule="auto"/>
        <w:ind w:left="0" w:firstLine="0"/>
        <w:rPr/>
      </w:pPr>
      <w:r w:rsidDel="00000000" w:rsidR="00000000" w:rsidRPr="00000000">
        <w:rPr>
          <w:rtl w:val="0"/>
        </w:rPr>
        <w:t xml:space="preserve">Una vez modificados los campos deseados, se debe hacer click en el botón “Guardar cambios” o de forma contraria cancelar.</w:t>
      </w:r>
    </w:p>
    <w:p w:rsidR="00000000" w:rsidDel="00000000" w:rsidP="00000000" w:rsidRDefault="00000000" w:rsidRPr="00000000" w14:paraId="00000104">
      <w:pPr>
        <w:spacing w:before="0" w:lineRule="auto"/>
        <w:rPr/>
      </w:pPr>
      <w:r w:rsidDel="00000000" w:rsidR="00000000" w:rsidRPr="00000000">
        <w:rPr>
          <w:rtl w:val="0"/>
        </w:rPr>
      </w:r>
    </w:p>
    <w:p w:rsidR="00000000" w:rsidDel="00000000" w:rsidP="00000000" w:rsidRDefault="00000000" w:rsidRPr="00000000" w14:paraId="00000105">
      <w:pPr>
        <w:spacing w:before="0" w:lineRule="auto"/>
        <w:rPr/>
      </w:pPr>
      <w:r w:rsidDel="00000000" w:rsidR="00000000" w:rsidRPr="00000000">
        <w:rPr/>
        <w:drawing>
          <wp:inline distB="114300" distT="114300" distL="114300" distR="114300">
            <wp:extent cx="5399730" cy="4724400"/>
            <wp:effectExtent b="0" l="0" r="0" t="0"/>
            <wp:docPr id="239"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39973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before="0" w:lineRule="auto"/>
        <w:ind w:left="0" w:firstLine="0"/>
        <w:rPr/>
      </w:pPr>
      <w:r w:rsidDel="00000000" w:rsidR="00000000" w:rsidRPr="00000000">
        <w:rPr>
          <w:rtl w:val="0"/>
        </w:rPr>
      </w:r>
    </w:p>
    <w:p w:rsidR="00000000" w:rsidDel="00000000" w:rsidP="00000000" w:rsidRDefault="00000000" w:rsidRPr="00000000" w14:paraId="00000107">
      <w:pPr>
        <w:spacing w:before="0" w:lineRule="auto"/>
        <w:ind w:left="0" w:firstLine="0"/>
        <w:rPr/>
      </w:pPr>
      <w:r w:rsidDel="00000000" w:rsidR="00000000" w:rsidRPr="00000000">
        <w:rPr>
          <w:rtl w:val="0"/>
        </w:rPr>
      </w:r>
    </w:p>
    <w:p w:rsidR="00000000" w:rsidDel="00000000" w:rsidP="00000000" w:rsidRDefault="00000000" w:rsidRPr="00000000" w14:paraId="00000108">
      <w:pPr>
        <w:spacing w:before="0" w:lineRule="auto"/>
        <w:ind w:left="0" w:firstLine="0"/>
        <w:rPr/>
      </w:pPr>
      <w:r w:rsidDel="00000000" w:rsidR="00000000" w:rsidRPr="00000000">
        <w:rPr>
          <w:rtl w:val="0"/>
        </w:rPr>
      </w:r>
    </w:p>
    <w:p w:rsidR="00000000" w:rsidDel="00000000" w:rsidP="00000000" w:rsidRDefault="00000000" w:rsidRPr="00000000" w14:paraId="00000109">
      <w:pPr>
        <w:spacing w:before="0" w:lineRule="auto"/>
        <w:ind w:left="0" w:firstLine="0"/>
        <w:rPr/>
      </w:pPr>
      <w:r w:rsidDel="00000000" w:rsidR="00000000" w:rsidRPr="00000000">
        <w:rPr>
          <w:rtl w:val="0"/>
        </w:rPr>
      </w:r>
    </w:p>
    <w:p w:rsidR="00000000" w:rsidDel="00000000" w:rsidP="00000000" w:rsidRDefault="00000000" w:rsidRPr="00000000" w14:paraId="0000010A">
      <w:pPr>
        <w:spacing w:before="0" w:lineRule="auto"/>
        <w:ind w:left="0" w:firstLine="0"/>
        <w:rPr/>
      </w:pPr>
      <w:r w:rsidDel="00000000" w:rsidR="00000000" w:rsidRPr="00000000">
        <w:rPr>
          <w:rtl w:val="0"/>
        </w:rPr>
      </w:r>
    </w:p>
    <w:p w:rsidR="00000000" w:rsidDel="00000000" w:rsidP="00000000" w:rsidRDefault="00000000" w:rsidRPr="00000000" w14:paraId="0000010B">
      <w:pPr>
        <w:spacing w:before="0" w:lineRule="auto"/>
        <w:ind w:left="0" w:firstLine="0"/>
        <w:rPr/>
      </w:pPr>
      <w:r w:rsidDel="00000000" w:rsidR="00000000" w:rsidRPr="00000000">
        <w:rPr>
          <w:rtl w:val="0"/>
        </w:rPr>
      </w:r>
    </w:p>
    <w:p w:rsidR="00000000" w:rsidDel="00000000" w:rsidP="00000000" w:rsidRDefault="00000000" w:rsidRPr="00000000" w14:paraId="0000010C">
      <w:pPr>
        <w:spacing w:before="0" w:lineRule="auto"/>
        <w:ind w:left="0" w:firstLine="0"/>
        <w:rPr/>
      </w:pPr>
      <w:r w:rsidDel="00000000" w:rsidR="00000000" w:rsidRPr="00000000">
        <w:rPr>
          <w:rtl w:val="0"/>
        </w:rPr>
      </w:r>
    </w:p>
    <w:p w:rsidR="00000000" w:rsidDel="00000000" w:rsidP="00000000" w:rsidRDefault="00000000" w:rsidRPr="00000000" w14:paraId="0000010D">
      <w:pPr>
        <w:spacing w:before="0" w:lineRule="auto"/>
        <w:ind w:left="0" w:firstLine="0"/>
        <w:rPr/>
      </w:pPr>
      <w:r w:rsidDel="00000000" w:rsidR="00000000" w:rsidRPr="00000000">
        <w:rPr>
          <w:rtl w:val="0"/>
        </w:rPr>
      </w:r>
    </w:p>
    <w:p w:rsidR="00000000" w:rsidDel="00000000" w:rsidP="00000000" w:rsidRDefault="00000000" w:rsidRPr="00000000" w14:paraId="0000010E">
      <w:pPr>
        <w:spacing w:before="0" w:lineRule="auto"/>
        <w:ind w:left="0" w:firstLine="0"/>
        <w:rPr/>
      </w:pPr>
      <w:r w:rsidDel="00000000" w:rsidR="00000000" w:rsidRPr="00000000">
        <w:rPr>
          <w:rtl w:val="0"/>
        </w:rPr>
      </w:r>
    </w:p>
    <w:p w:rsidR="00000000" w:rsidDel="00000000" w:rsidP="00000000" w:rsidRDefault="00000000" w:rsidRPr="00000000" w14:paraId="0000010F">
      <w:pPr>
        <w:spacing w:before="0" w:lineRule="auto"/>
        <w:ind w:left="0" w:firstLine="0"/>
        <w:rPr/>
      </w:pPr>
      <w:r w:rsidDel="00000000" w:rsidR="00000000" w:rsidRPr="00000000">
        <w:rPr>
          <w:rtl w:val="0"/>
        </w:rPr>
      </w:r>
    </w:p>
    <w:p w:rsidR="00000000" w:rsidDel="00000000" w:rsidP="00000000" w:rsidRDefault="00000000" w:rsidRPr="00000000" w14:paraId="00000110">
      <w:pPr>
        <w:spacing w:before="0" w:lineRule="auto"/>
        <w:ind w:left="0" w:firstLine="0"/>
        <w:rPr/>
      </w:pPr>
      <w:r w:rsidDel="00000000" w:rsidR="00000000" w:rsidRPr="00000000">
        <w:rPr>
          <w:rtl w:val="0"/>
        </w:rPr>
      </w:r>
    </w:p>
    <w:p w:rsidR="00000000" w:rsidDel="00000000" w:rsidP="00000000" w:rsidRDefault="00000000" w:rsidRPr="00000000" w14:paraId="00000111">
      <w:pPr>
        <w:spacing w:before="0" w:lineRule="auto"/>
        <w:ind w:left="0" w:firstLine="0"/>
        <w:rPr/>
      </w:pPr>
      <w:r w:rsidDel="00000000" w:rsidR="00000000" w:rsidRPr="00000000">
        <w:rPr>
          <w:rtl w:val="0"/>
        </w:rPr>
      </w:r>
    </w:p>
    <w:p w:rsidR="00000000" w:rsidDel="00000000" w:rsidP="00000000" w:rsidRDefault="00000000" w:rsidRPr="00000000" w14:paraId="00000112">
      <w:pPr>
        <w:spacing w:before="0" w:lineRule="auto"/>
        <w:ind w:left="0" w:firstLine="0"/>
        <w:rPr/>
      </w:pPr>
      <w:r w:rsidDel="00000000" w:rsidR="00000000" w:rsidRPr="00000000">
        <w:rPr>
          <w:rtl w:val="0"/>
        </w:rPr>
      </w:r>
    </w:p>
    <w:p w:rsidR="00000000" w:rsidDel="00000000" w:rsidP="00000000" w:rsidRDefault="00000000" w:rsidRPr="00000000" w14:paraId="00000113">
      <w:pPr>
        <w:spacing w:before="0" w:lineRule="auto"/>
        <w:ind w:left="0" w:firstLine="0"/>
        <w:rPr/>
      </w:pPr>
      <w:r w:rsidDel="00000000" w:rsidR="00000000" w:rsidRPr="00000000">
        <w:rPr>
          <w:rtl w:val="0"/>
        </w:rPr>
      </w:r>
    </w:p>
    <w:p w:rsidR="00000000" w:rsidDel="00000000" w:rsidP="00000000" w:rsidRDefault="00000000" w:rsidRPr="00000000" w14:paraId="00000114">
      <w:pPr>
        <w:spacing w:before="0" w:lineRule="auto"/>
        <w:ind w:left="0" w:firstLine="0"/>
        <w:rPr/>
      </w:pPr>
      <w:r w:rsidDel="00000000" w:rsidR="00000000" w:rsidRPr="00000000">
        <w:rPr>
          <w:rtl w:val="0"/>
        </w:rPr>
      </w:r>
    </w:p>
    <w:p w:rsidR="00000000" w:rsidDel="00000000" w:rsidP="00000000" w:rsidRDefault="00000000" w:rsidRPr="00000000" w14:paraId="00000115">
      <w:pPr>
        <w:spacing w:before="0" w:lineRule="auto"/>
        <w:ind w:left="0" w:firstLine="0"/>
        <w:rPr/>
      </w:pPr>
      <w:r w:rsidDel="00000000" w:rsidR="00000000" w:rsidRPr="00000000">
        <w:rPr>
          <w:rtl w:val="0"/>
        </w:rPr>
      </w:r>
    </w:p>
    <w:p w:rsidR="00000000" w:rsidDel="00000000" w:rsidP="00000000" w:rsidRDefault="00000000" w:rsidRPr="00000000" w14:paraId="00000116">
      <w:pPr>
        <w:spacing w:before="0" w:lineRule="auto"/>
        <w:ind w:left="0" w:firstLine="0"/>
        <w:rPr/>
      </w:pPr>
      <w:r w:rsidDel="00000000" w:rsidR="00000000" w:rsidRPr="00000000">
        <w:rPr>
          <w:rtl w:val="0"/>
        </w:rPr>
      </w:r>
    </w:p>
    <w:p w:rsidR="00000000" w:rsidDel="00000000" w:rsidP="00000000" w:rsidRDefault="00000000" w:rsidRPr="00000000" w14:paraId="00000117">
      <w:pPr>
        <w:spacing w:before="0" w:lineRule="auto"/>
        <w:ind w:left="0" w:firstLine="0"/>
        <w:rPr/>
      </w:pPr>
      <w:r w:rsidDel="00000000" w:rsidR="00000000" w:rsidRPr="00000000">
        <w:rPr>
          <w:rtl w:val="0"/>
        </w:rPr>
      </w:r>
    </w:p>
    <w:p w:rsidR="00000000" w:rsidDel="00000000" w:rsidP="00000000" w:rsidRDefault="00000000" w:rsidRPr="00000000" w14:paraId="00000118">
      <w:pPr>
        <w:spacing w:before="0" w:lineRule="auto"/>
        <w:ind w:left="0" w:firstLine="0"/>
        <w:rPr/>
      </w:pPr>
      <w:r w:rsidDel="00000000" w:rsidR="00000000" w:rsidRPr="00000000">
        <w:rPr>
          <w:rtl w:val="0"/>
        </w:rPr>
      </w:r>
    </w:p>
    <w:p w:rsidR="00000000" w:rsidDel="00000000" w:rsidP="00000000" w:rsidRDefault="00000000" w:rsidRPr="00000000" w14:paraId="00000119">
      <w:pPr>
        <w:pStyle w:val="Heading3"/>
        <w:spacing w:before="0" w:lineRule="auto"/>
        <w:rPr/>
      </w:pPr>
      <w:bookmarkStart w:colFirst="0" w:colLast="0" w:name="_heading=h.8wi9qmvbrhlm" w:id="31"/>
      <w:bookmarkEnd w:id="31"/>
      <w:r w:rsidDel="00000000" w:rsidR="00000000" w:rsidRPr="00000000">
        <w:rPr>
          <w:rtl w:val="0"/>
        </w:rPr>
        <w:t xml:space="preserve">3.4.3 Módulo de miembros</w:t>
      </w:r>
    </w:p>
    <w:p w:rsidR="00000000" w:rsidDel="00000000" w:rsidP="00000000" w:rsidRDefault="00000000" w:rsidRPr="00000000" w14:paraId="0000011A">
      <w:pPr>
        <w:spacing w:before="0" w:lineRule="auto"/>
        <w:rPr/>
      </w:pPr>
      <w:r w:rsidDel="00000000" w:rsidR="00000000" w:rsidRPr="00000000">
        <w:rPr>
          <w:rtl w:val="0"/>
        </w:rPr>
        <w:t xml:space="preserve">Al hacer click en la tarjeta “Miembros” de la </w:t>
      </w:r>
      <w:hyperlink w:anchor="_heading=h.p9bhfisg4by0">
        <w:r w:rsidDel="00000000" w:rsidR="00000000" w:rsidRPr="00000000">
          <w:rPr>
            <w:color w:val="1155cc"/>
            <w:u w:val="single"/>
            <w:rtl w:val="0"/>
          </w:rPr>
          <w:t xml:space="preserve">vista del módulo de proyecto</w:t>
        </w:r>
      </w:hyperlink>
      <w:r w:rsidDel="00000000" w:rsidR="00000000" w:rsidRPr="00000000">
        <w:rPr>
          <w:rtl w:val="0"/>
        </w:rPr>
        <w:t xml:space="preserve"> se desplegará una </w:t>
      </w:r>
    </w:p>
    <w:p w:rsidR="00000000" w:rsidDel="00000000" w:rsidP="00000000" w:rsidRDefault="00000000" w:rsidRPr="00000000" w14:paraId="0000011B">
      <w:pPr>
        <w:spacing w:before="0" w:lineRule="auto"/>
        <w:rPr/>
      </w:pPr>
      <w:r w:rsidDel="00000000" w:rsidR="00000000" w:rsidRPr="00000000">
        <w:rPr>
          <w:rtl w:val="0"/>
        </w:rPr>
        <w:t xml:space="preserve">pantalla donde se listarán todos los miembros de un proyecto, donde el administrador tendrá</w:t>
      </w:r>
    </w:p>
    <w:p w:rsidR="00000000" w:rsidDel="00000000" w:rsidP="00000000" w:rsidRDefault="00000000" w:rsidRPr="00000000" w14:paraId="0000011C">
      <w:pPr>
        <w:spacing w:before="0" w:lineRule="auto"/>
        <w:rPr/>
      </w:pPr>
      <w:r w:rsidDel="00000000" w:rsidR="00000000" w:rsidRPr="00000000">
        <w:rPr>
          <w:rtl w:val="0"/>
        </w:rPr>
        <w:t xml:space="preserve">acceso a las funciones: Agregar miembro y eliminar miembro.</w:t>
      </w:r>
    </w:p>
    <w:p w:rsidR="00000000" w:rsidDel="00000000" w:rsidP="00000000" w:rsidRDefault="00000000" w:rsidRPr="00000000" w14:paraId="0000011D">
      <w:pPr>
        <w:rPr/>
      </w:pPr>
      <w:r w:rsidDel="00000000" w:rsidR="00000000" w:rsidRPr="00000000">
        <w:rPr/>
        <w:drawing>
          <wp:inline distB="114300" distT="114300" distL="114300" distR="114300">
            <wp:extent cx="5399730" cy="2895600"/>
            <wp:effectExtent b="0" l="0" r="0" t="0"/>
            <wp:docPr id="208" name="image63.png"/>
            <a:graphic>
              <a:graphicData uri="http://schemas.openxmlformats.org/drawingml/2006/picture">
                <pic:pic>
                  <pic:nvPicPr>
                    <pic:cNvPr id="0" name="image63.png"/>
                    <pic:cNvPicPr preferRelativeResize="0"/>
                  </pic:nvPicPr>
                  <pic:blipFill>
                    <a:blip r:embed="rId33"/>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pStyle w:val="Heading5"/>
        <w:ind w:left="0" w:firstLine="0"/>
        <w:rPr/>
      </w:pPr>
      <w:bookmarkStart w:colFirst="0" w:colLast="0" w:name="_heading=h.cgrwmvf91ck9" w:id="32"/>
      <w:bookmarkEnd w:id="32"/>
      <w:r w:rsidDel="00000000" w:rsidR="00000000" w:rsidRPr="00000000">
        <w:rPr>
          <w:rtl w:val="0"/>
        </w:rPr>
        <w:t xml:space="preserve">Agregar miembro</w:t>
      </w:r>
    </w:p>
    <w:p w:rsidR="00000000" w:rsidDel="00000000" w:rsidP="00000000" w:rsidRDefault="00000000" w:rsidRPr="00000000" w14:paraId="0000011F">
      <w:pPr>
        <w:spacing w:before="0" w:lineRule="auto"/>
        <w:rPr/>
      </w:pPr>
      <w:r w:rsidDel="00000000" w:rsidR="00000000" w:rsidRPr="00000000">
        <w:rPr>
          <w:rtl w:val="0"/>
        </w:rPr>
        <w:t xml:space="preserve">Para agregar un miembro, el administrador deberá hacer click en el botón “Agregar miembro”,</w:t>
      </w:r>
    </w:p>
    <w:p w:rsidR="00000000" w:rsidDel="00000000" w:rsidP="00000000" w:rsidRDefault="00000000" w:rsidRPr="00000000" w14:paraId="00000120">
      <w:pPr>
        <w:spacing w:before="0" w:lineRule="auto"/>
        <w:rPr/>
      </w:pPr>
      <w:r w:rsidDel="00000000" w:rsidR="00000000" w:rsidRPr="00000000">
        <w:rPr>
          <w:rtl w:val="0"/>
        </w:rPr>
        <w:t xml:space="preserve">donde se desplegará un formulario con la información a completar: </w:t>
      </w:r>
    </w:p>
    <w:p w:rsidR="00000000" w:rsidDel="00000000" w:rsidP="00000000" w:rsidRDefault="00000000" w:rsidRPr="00000000" w14:paraId="00000121">
      <w:pPr>
        <w:numPr>
          <w:ilvl w:val="0"/>
          <w:numId w:val="20"/>
        </w:numPr>
        <w:spacing w:before="0" w:lineRule="auto"/>
        <w:ind w:left="720" w:hanging="360"/>
        <w:rPr>
          <w:u w:val="none"/>
        </w:rPr>
      </w:pPr>
      <w:r w:rsidDel="00000000" w:rsidR="00000000" w:rsidRPr="00000000">
        <w:rPr>
          <w:rtl w:val="0"/>
        </w:rPr>
        <w:t xml:space="preserve">Buscar usuario existente: Deberá agregar al menos dos letras del usuario previamente registrado en el sistema. Esta información es obligatoria.</w:t>
      </w:r>
    </w:p>
    <w:p w:rsidR="00000000" w:rsidDel="00000000" w:rsidP="00000000" w:rsidRDefault="00000000" w:rsidRPr="00000000" w14:paraId="00000122">
      <w:pPr>
        <w:numPr>
          <w:ilvl w:val="0"/>
          <w:numId w:val="20"/>
        </w:numPr>
        <w:spacing w:before="0" w:lineRule="auto"/>
        <w:ind w:left="720" w:hanging="360"/>
        <w:rPr>
          <w:u w:val="none"/>
        </w:rPr>
      </w:pPr>
      <w:r w:rsidDel="00000000" w:rsidR="00000000" w:rsidRPr="00000000">
        <w:rPr>
          <w:rtl w:val="0"/>
        </w:rPr>
        <w:t xml:space="preserve">Invitar por email: Existe la posibilidad de invitar por email al usuario deseado. Esta información no es obligatoria.</w:t>
      </w:r>
    </w:p>
    <w:p w:rsidR="00000000" w:rsidDel="00000000" w:rsidP="00000000" w:rsidRDefault="00000000" w:rsidRPr="00000000" w14:paraId="00000123">
      <w:pPr>
        <w:numPr>
          <w:ilvl w:val="0"/>
          <w:numId w:val="20"/>
        </w:numPr>
        <w:spacing w:before="0" w:lineRule="auto"/>
        <w:ind w:left="720" w:hanging="360"/>
        <w:rPr>
          <w:u w:val="none"/>
        </w:rPr>
      </w:pPr>
      <w:r w:rsidDel="00000000" w:rsidR="00000000" w:rsidRPr="00000000">
        <w:rPr>
          <w:rtl w:val="0"/>
        </w:rPr>
        <w:t xml:space="preserve">Etiqueta/Rol: Deberá asignar el rol que cumplirá dentro del proyecto (es recomendable dejar la etiqueta en miembro). Esta información es obligatoria, y el administrador no podrá modificarla.</w:t>
      </w:r>
    </w:p>
    <w:p w:rsidR="00000000" w:rsidDel="00000000" w:rsidP="00000000" w:rsidRDefault="00000000" w:rsidRPr="00000000" w14:paraId="00000124">
      <w:pPr>
        <w:rPr/>
      </w:pPr>
      <w:r w:rsidDel="00000000" w:rsidR="00000000" w:rsidRPr="00000000">
        <w:rPr/>
        <w:drawing>
          <wp:inline distB="114300" distT="114300" distL="114300" distR="114300">
            <wp:extent cx="5399730" cy="2997200"/>
            <wp:effectExtent b="0" l="0" r="0" t="0"/>
            <wp:docPr id="146" name="image1.png"/>
            <a:graphic>
              <a:graphicData uri="http://schemas.openxmlformats.org/drawingml/2006/picture">
                <pic:pic>
                  <pic:nvPicPr>
                    <pic:cNvPr id="0" name="image1.png"/>
                    <pic:cNvPicPr preferRelativeResize="0"/>
                  </pic:nvPicPr>
                  <pic:blipFill>
                    <a:blip r:embed="rId34"/>
                    <a:srcRect b="0" l="0" r="0" t="0"/>
                    <a:stretch>
                      <a:fillRect/>
                    </a:stretch>
                  </pic:blipFill>
                  <pic:spPr>
                    <a:xfrm>
                      <a:off x="0" y="0"/>
                      <a:ext cx="539973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Luego, deberá hacer click en el botón “Invitar” para agregar el miembro al proyecto. Se </w:t>
      </w:r>
    </w:p>
    <w:p w:rsidR="00000000" w:rsidDel="00000000" w:rsidP="00000000" w:rsidRDefault="00000000" w:rsidRPr="00000000" w14:paraId="00000126">
      <w:pPr>
        <w:rPr/>
      </w:pPr>
      <w:r w:rsidDel="00000000" w:rsidR="00000000" w:rsidRPr="00000000">
        <w:rPr>
          <w:rtl w:val="0"/>
        </w:rPr>
        <w:t xml:space="preserve">desplegará un mensaje de éxito.</w:t>
      </w:r>
    </w:p>
    <w:p w:rsidR="00000000" w:rsidDel="00000000" w:rsidP="00000000" w:rsidRDefault="00000000" w:rsidRPr="00000000" w14:paraId="00000127">
      <w:pPr>
        <w:rPr/>
      </w:pPr>
      <w:r w:rsidDel="00000000" w:rsidR="00000000" w:rsidRPr="00000000">
        <w:rPr/>
        <w:drawing>
          <wp:inline distB="114300" distT="114300" distL="114300" distR="114300">
            <wp:extent cx="5399730" cy="3238500"/>
            <wp:effectExtent b="0" l="0" r="0" t="0"/>
            <wp:docPr id="204" name="image80.png"/>
            <a:graphic>
              <a:graphicData uri="http://schemas.openxmlformats.org/drawingml/2006/picture">
                <pic:pic>
                  <pic:nvPicPr>
                    <pic:cNvPr id="0" name="image80.png"/>
                    <pic:cNvPicPr preferRelativeResize="0"/>
                  </pic:nvPicPr>
                  <pic:blipFill>
                    <a:blip r:embed="rId35"/>
                    <a:srcRect b="0" l="0" r="0" t="0"/>
                    <a:stretch>
                      <a:fillRect/>
                    </a:stretch>
                  </pic:blipFill>
                  <pic:spPr>
                    <a:xfrm>
                      <a:off x="0" y="0"/>
                      <a:ext cx="539973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5"/>
        <w:ind w:left="0" w:firstLine="0"/>
        <w:rPr/>
      </w:pPr>
      <w:bookmarkStart w:colFirst="0" w:colLast="0" w:name="_heading=h.e7qzhirgqsl4" w:id="33"/>
      <w:bookmarkEnd w:id="33"/>
      <w:r w:rsidDel="00000000" w:rsidR="00000000" w:rsidRPr="00000000">
        <w:rPr>
          <w:rtl w:val="0"/>
        </w:rPr>
        <w:t xml:space="preserve">Eliminar miembro</w:t>
      </w:r>
    </w:p>
    <w:p w:rsidR="00000000" w:rsidDel="00000000" w:rsidP="00000000" w:rsidRDefault="00000000" w:rsidRPr="00000000" w14:paraId="00000129">
      <w:pPr>
        <w:spacing w:before="0" w:lineRule="auto"/>
        <w:rPr/>
      </w:pPr>
      <w:r w:rsidDel="00000000" w:rsidR="00000000" w:rsidRPr="00000000">
        <w:rPr>
          <w:rtl w:val="0"/>
        </w:rPr>
        <w:t xml:space="preserve">Para eliminar un miembro, el administrador deberá localizar el usuario deseado en el listado de</w:t>
      </w:r>
    </w:p>
    <w:p w:rsidR="00000000" w:rsidDel="00000000" w:rsidP="00000000" w:rsidRDefault="00000000" w:rsidRPr="00000000" w14:paraId="0000012A">
      <w:pPr>
        <w:spacing w:before="0" w:lineRule="auto"/>
        <w:ind w:left="0" w:firstLine="0"/>
        <w:rPr/>
      </w:pPr>
      <w:r w:rsidDel="00000000" w:rsidR="00000000" w:rsidRPr="00000000">
        <w:rPr>
          <w:rtl w:val="0"/>
        </w:rPr>
        <w:t xml:space="preserve">miembros, luego deberá hacer click en el botón “Eliminar”. Se mostrará un mensaje de alerta para confirmar la acción: </w:t>
      </w:r>
    </w:p>
    <w:p w:rsidR="00000000" w:rsidDel="00000000" w:rsidP="00000000" w:rsidRDefault="00000000" w:rsidRPr="00000000" w14:paraId="0000012B">
      <w:pPr>
        <w:rPr/>
      </w:pPr>
      <w:r w:rsidDel="00000000" w:rsidR="00000000" w:rsidRPr="00000000">
        <w:rPr/>
        <w:drawing>
          <wp:inline distB="114300" distT="114300" distL="114300" distR="114300">
            <wp:extent cx="5399730" cy="3124200"/>
            <wp:effectExtent b="0" l="0" r="0" t="0"/>
            <wp:docPr id="243" name="image86.png"/>
            <a:graphic>
              <a:graphicData uri="http://schemas.openxmlformats.org/drawingml/2006/picture">
                <pic:pic>
                  <pic:nvPicPr>
                    <pic:cNvPr id="0" name="image86.png"/>
                    <pic:cNvPicPr preferRelativeResize="0"/>
                  </pic:nvPicPr>
                  <pic:blipFill>
                    <a:blip r:embed="rId36"/>
                    <a:srcRect b="0" l="0" r="0" t="0"/>
                    <a:stretch>
                      <a:fillRect/>
                    </a:stretch>
                  </pic:blipFill>
                  <pic:spPr>
                    <a:xfrm>
                      <a:off x="0" y="0"/>
                      <a:ext cx="539973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before="0" w:lineRule="auto"/>
        <w:rPr/>
      </w:pPr>
      <w:r w:rsidDel="00000000" w:rsidR="00000000" w:rsidRPr="00000000">
        <w:rPr>
          <w:rtl w:val="0"/>
        </w:rPr>
        <w:t xml:space="preserve">Si se está seguro, se deberá hacer click en el botón “Sí, eliminar”, de lo contrario deberá hacer </w:t>
      </w:r>
    </w:p>
    <w:p w:rsidR="00000000" w:rsidDel="00000000" w:rsidP="00000000" w:rsidRDefault="00000000" w:rsidRPr="00000000" w14:paraId="0000012D">
      <w:pPr>
        <w:spacing w:before="0" w:lineRule="auto"/>
        <w:rPr/>
      </w:pPr>
      <w:r w:rsidDel="00000000" w:rsidR="00000000" w:rsidRPr="00000000">
        <w:rPr>
          <w:rtl w:val="0"/>
        </w:rPr>
        <w:t xml:space="preserve">clic en cancelar. Se mostrará un mensaje de confirmación.</w:t>
      </w:r>
    </w:p>
    <w:p w:rsidR="00000000" w:rsidDel="00000000" w:rsidP="00000000" w:rsidRDefault="00000000" w:rsidRPr="00000000" w14:paraId="0000012E">
      <w:pPr>
        <w:rPr/>
      </w:pPr>
      <w:r w:rsidDel="00000000" w:rsidR="00000000" w:rsidRPr="00000000">
        <w:rPr/>
        <w:drawing>
          <wp:inline distB="114300" distT="114300" distL="114300" distR="114300">
            <wp:extent cx="5399730" cy="2908300"/>
            <wp:effectExtent b="0" l="0" r="0" t="0"/>
            <wp:docPr id="257" name="image92.png"/>
            <a:graphic>
              <a:graphicData uri="http://schemas.openxmlformats.org/drawingml/2006/picture">
                <pic:pic>
                  <pic:nvPicPr>
                    <pic:cNvPr id="0" name="image92.png"/>
                    <pic:cNvPicPr preferRelativeResize="0"/>
                  </pic:nvPicPr>
                  <pic:blipFill>
                    <a:blip r:embed="rId37"/>
                    <a:srcRect b="0" l="0" r="0" t="0"/>
                    <a:stretch>
                      <a:fillRect/>
                    </a:stretch>
                  </pic:blipFill>
                  <pic:spPr>
                    <a:xfrm>
                      <a:off x="0" y="0"/>
                      <a:ext cx="539973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heading=h.k62l3ieucwgr" w:id="34"/>
      <w:bookmarkEnd w:id="34"/>
      <w:r w:rsidDel="00000000" w:rsidR="00000000" w:rsidRPr="00000000">
        <w:rPr>
          <w:rtl w:val="0"/>
        </w:rPr>
        <w:t xml:space="preserve">3.5 Líder de proyecto</w:t>
      </w:r>
    </w:p>
    <w:p w:rsidR="00000000" w:rsidDel="00000000" w:rsidP="00000000" w:rsidRDefault="00000000" w:rsidRPr="00000000" w14:paraId="00000131">
      <w:pPr>
        <w:spacing w:before="0" w:lineRule="auto"/>
        <w:rPr/>
      </w:pPr>
      <w:r w:rsidDel="00000000" w:rsidR="00000000" w:rsidRPr="00000000">
        <w:rPr>
          <w:rtl w:val="0"/>
        </w:rPr>
        <w:t xml:space="preserve">En esta sección se detallarán las funciones especiales a las que puede acceder un </w:t>
      </w:r>
    </w:p>
    <w:p w:rsidR="00000000" w:rsidDel="00000000" w:rsidP="00000000" w:rsidRDefault="00000000" w:rsidRPr="00000000" w14:paraId="00000132">
      <w:pPr>
        <w:spacing w:before="0" w:lineRule="auto"/>
        <w:rPr/>
      </w:pPr>
      <w:r w:rsidDel="00000000" w:rsidR="00000000" w:rsidRPr="00000000">
        <w:rPr>
          <w:rtl w:val="0"/>
        </w:rPr>
        <w:t xml:space="preserve">Líder de proyecto. Las demás funcionalidades restantes serán las mismas que un </w:t>
      </w:r>
    </w:p>
    <w:p w:rsidR="00000000" w:rsidDel="00000000" w:rsidP="00000000" w:rsidRDefault="00000000" w:rsidRPr="00000000" w14:paraId="00000133">
      <w:pPr>
        <w:spacing w:before="0" w:lineRule="auto"/>
        <w:rPr/>
      </w:pPr>
      <w:hyperlink w:anchor="_heading=h.v45z6qap7pnb">
        <w:r w:rsidDel="00000000" w:rsidR="00000000" w:rsidRPr="00000000">
          <w:rPr>
            <w:color w:val="1155cc"/>
            <w:u w:val="single"/>
            <w:rtl w:val="0"/>
          </w:rPr>
          <w:t xml:space="preserve">miembro de proyecto</w:t>
        </w:r>
      </w:hyperlink>
      <w:r w:rsidDel="00000000" w:rsidR="00000000" w:rsidRPr="00000000">
        <w:rPr>
          <w:rtl w:val="0"/>
        </w:rPr>
        <w:t xml:space="preserve"> (Ver </w:t>
      </w:r>
      <w:hyperlink w:anchor="_heading=h.9kaoihxmjyg3">
        <w:r w:rsidDel="00000000" w:rsidR="00000000" w:rsidRPr="00000000">
          <w:rPr>
            <w:color w:val="1155cc"/>
            <w:u w:val="single"/>
            <w:rtl w:val="0"/>
          </w:rPr>
          <w:t xml:space="preserve">“Tipos de roles”</w:t>
        </w:r>
      </w:hyperlink>
      <w:r w:rsidDel="00000000" w:rsidR="00000000" w:rsidRPr="00000000">
        <w:rPr>
          <w:rtl w:val="0"/>
        </w:rPr>
        <w:t xml:space="preserve"> y </w:t>
      </w:r>
      <w:hyperlink w:anchor="_heading=h.p9oe4fgor8tc">
        <w:r w:rsidDel="00000000" w:rsidR="00000000" w:rsidRPr="00000000">
          <w:rPr>
            <w:color w:val="1155cc"/>
            <w:u w:val="single"/>
            <w:rtl w:val="0"/>
          </w:rPr>
          <w:t xml:space="preserve">“Barra de navegación principal”</w:t>
        </w:r>
      </w:hyperlink>
      <w:r w:rsidDel="00000000" w:rsidR="00000000" w:rsidRPr="00000000">
        <w:rPr>
          <w:rtl w:val="0"/>
        </w:rPr>
        <w:t xml:space="preserve">)</w:t>
      </w:r>
    </w:p>
    <w:p w:rsidR="00000000" w:rsidDel="00000000" w:rsidP="00000000" w:rsidRDefault="00000000" w:rsidRPr="00000000" w14:paraId="00000134">
      <w:pPr>
        <w:spacing w:before="0" w:lineRule="auto"/>
        <w:rPr/>
      </w:pPr>
      <w:r w:rsidDel="00000000" w:rsidR="00000000" w:rsidRPr="00000000">
        <w:rPr>
          <w:rtl w:val="0"/>
        </w:rPr>
      </w:r>
    </w:p>
    <w:p w:rsidR="00000000" w:rsidDel="00000000" w:rsidP="00000000" w:rsidRDefault="00000000" w:rsidRPr="00000000" w14:paraId="00000135">
      <w:pPr>
        <w:pStyle w:val="Heading3"/>
        <w:spacing w:before="0" w:lineRule="auto"/>
        <w:rPr/>
      </w:pPr>
      <w:bookmarkStart w:colFirst="0" w:colLast="0" w:name="_heading=h.87368xrdywmz" w:id="35"/>
      <w:bookmarkEnd w:id="35"/>
      <w:r w:rsidDel="00000000" w:rsidR="00000000" w:rsidRPr="00000000">
        <w:rPr>
          <w:rtl w:val="0"/>
        </w:rPr>
        <w:t xml:space="preserve">3.5.1 Módulo inicial </w:t>
      </w:r>
    </w:p>
    <w:p w:rsidR="00000000" w:rsidDel="00000000" w:rsidP="00000000" w:rsidRDefault="00000000" w:rsidRPr="00000000" w14:paraId="00000136">
      <w:pPr>
        <w:spacing w:before="0" w:lineRule="auto"/>
        <w:rPr/>
      </w:pPr>
      <w:r w:rsidDel="00000000" w:rsidR="00000000" w:rsidRPr="00000000">
        <w:rPr>
          <w:rtl w:val="0"/>
        </w:rPr>
        <w:t xml:space="preserve">El módulo de Inicio es la primera pantalla que se visualiza al ingresar al sistema. Proporciona </w:t>
      </w:r>
    </w:p>
    <w:p w:rsidR="00000000" w:rsidDel="00000000" w:rsidP="00000000" w:rsidRDefault="00000000" w:rsidRPr="00000000" w14:paraId="00000137">
      <w:pPr>
        <w:spacing w:before="0" w:lineRule="auto"/>
        <w:ind w:left="0"/>
        <w:rPr/>
      </w:pPr>
      <w:r w:rsidDel="00000000" w:rsidR="00000000" w:rsidRPr="00000000">
        <w:rPr>
          <w:rtl w:val="0"/>
        </w:rPr>
        <w:t xml:space="preserve">una vista general de todos los proyectos en los que participa.</w:t>
      </w:r>
    </w:p>
    <w:p w:rsidR="00000000" w:rsidDel="00000000" w:rsidP="00000000" w:rsidRDefault="00000000" w:rsidRPr="00000000" w14:paraId="00000138">
      <w:pPr>
        <w:spacing w:before="0" w:lineRule="auto"/>
        <w:ind w:left="0"/>
        <w:rPr/>
      </w:pPr>
      <w:r w:rsidDel="00000000" w:rsidR="00000000" w:rsidRPr="00000000">
        <w:rPr>
          <w:rtl w:val="0"/>
        </w:rPr>
      </w:r>
    </w:p>
    <w:p w:rsidR="00000000" w:rsidDel="00000000" w:rsidP="00000000" w:rsidRDefault="00000000" w:rsidRPr="00000000" w14:paraId="00000139">
      <w:pPr>
        <w:pStyle w:val="Heading4"/>
        <w:spacing w:before="0" w:lineRule="auto"/>
        <w:ind w:left="0"/>
        <w:rPr/>
      </w:pPr>
      <w:bookmarkStart w:colFirst="0" w:colLast="0" w:name="_heading=h.x6hwsdk03zug" w:id="36"/>
      <w:bookmarkEnd w:id="36"/>
      <w:r w:rsidDel="00000000" w:rsidR="00000000" w:rsidRPr="00000000">
        <w:rPr>
          <w:rtl w:val="0"/>
        </w:rPr>
        <w:t xml:space="preserve">Barra de navegación</w:t>
      </w:r>
    </w:p>
    <w:p w:rsidR="00000000" w:rsidDel="00000000" w:rsidP="00000000" w:rsidRDefault="00000000" w:rsidRPr="00000000" w14:paraId="0000013A">
      <w:pPr>
        <w:rPr/>
      </w:pPr>
      <w:r w:rsidDel="00000000" w:rsidR="00000000" w:rsidRPr="00000000">
        <w:rPr>
          <w:rtl w:val="0"/>
        </w:rPr>
        <w:t xml:space="preserve">En la barra de navegación del módulo inicial en la vista del líder encontramos: </w:t>
      </w:r>
    </w:p>
    <w:p w:rsidR="00000000" w:rsidDel="00000000" w:rsidP="00000000" w:rsidRDefault="00000000" w:rsidRPr="00000000" w14:paraId="0000013B">
      <w:pPr>
        <w:ind w:left="0"/>
        <w:rPr/>
      </w:pPr>
      <w:r w:rsidDel="00000000" w:rsidR="00000000" w:rsidRPr="00000000">
        <w:rPr>
          <w:rtl w:val="0"/>
        </w:rPr>
      </w:r>
    </w:p>
    <w:sdt>
      <w:sdtPr>
        <w:lock w:val="contentLocked"/>
        <w:id w:val="677769425"/>
        <w:tag w:val="goog_rdk_15"/>
      </w:sdtPr>
      <w:sdtContent>
        <w:tbl>
          <w:tblPr>
            <w:tblStyle w:val="Table5"/>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13C">
                <w:pPr>
                  <w:widowControl w:val="0"/>
                  <w:spacing w:before="0" w:line="240" w:lineRule="auto"/>
                  <w:ind w:left="0"/>
                  <w:rPr>
                    <w:color w:val="ffffff"/>
                  </w:rPr>
                </w:pPr>
                <w:r w:rsidDel="00000000" w:rsidR="00000000" w:rsidRPr="00000000">
                  <w:rPr>
                    <w:color w:val="ffffff"/>
                    <w:rtl w:val="0"/>
                  </w:rPr>
                  <w:t xml:space="preserve">Elemento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3D">
                <w:pPr>
                  <w:widowControl w:val="0"/>
                  <w:spacing w:before="0" w:line="240" w:lineRule="auto"/>
                  <w:ind w:left="0"/>
                  <w:rPr>
                    <w:color w:val="ffffff"/>
                  </w:rPr>
                </w:pPr>
                <w:r w:rsidDel="00000000" w:rsidR="00000000" w:rsidRPr="00000000">
                  <w:rPr>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before="0" w:line="240" w:lineRule="auto"/>
                  <w:ind w:left="0"/>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before="0" w:line="240" w:lineRule="auto"/>
                  <w:ind w:left="0"/>
                  <w:rPr/>
                </w:pPr>
                <w:r w:rsidDel="00000000" w:rsidR="00000000" w:rsidRPr="00000000">
                  <w:rPr>
                    <w:rtl w:val="0"/>
                  </w:rPr>
                  <w:t xml:space="preserve">Pantalla inicial donde se listan todos los proyectos del sistema</w:t>
                </w:r>
              </w:p>
            </w:tc>
          </w:tr>
        </w:tbl>
      </w:sdtContent>
    </w:sdt>
    <w:p w:rsidR="00000000" w:rsidDel="00000000" w:rsidP="00000000" w:rsidRDefault="00000000" w:rsidRPr="00000000" w14:paraId="00000140">
      <w:pPr>
        <w:ind w:left="0"/>
        <w:rPr/>
      </w:pPr>
      <w:r w:rsidDel="00000000" w:rsidR="00000000" w:rsidRPr="00000000">
        <w:rPr>
          <w:rtl w:val="0"/>
        </w:rPr>
        <w:t xml:space="preserve">Imagen ilustrativa: </w:t>
      </w:r>
    </w:p>
    <w:p w:rsidR="00000000" w:rsidDel="00000000" w:rsidP="00000000" w:rsidRDefault="00000000" w:rsidRPr="00000000" w14:paraId="00000141">
      <w:pPr>
        <w:ind w:left="0"/>
        <w:jc w:val="center"/>
        <w:rPr/>
      </w:pPr>
      <w:r w:rsidDel="00000000" w:rsidR="00000000" w:rsidRPr="00000000">
        <w:rPr/>
        <w:drawing>
          <wp:inline distB="114300" distT="114300" distL="114300" distR="114300">
            <wp:extent cx="5399730" cy="368300"/>
            <wp:effectExtent b="0" l="0" r="0" t="0"/>
            <wp:docPr id="163"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39973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pStyle w:val="Heading4"/>
        <w:ind w:left="0"/>
        <w:rPr/>
      </w:pPr>
      <w:bookmarkStart w:colFirst="0" w:colLast="0" w:name="_heading=h.208achn8vdy1" w:id="37"/>
      <w:bookmarkEnd w:id="37"/>
      <w:r w:rsidDel="00000000" w:rsidR="00000000" w:rsidRPr="00000000">
        <w:rPr>
          <w:rtl w:val="0"/>
        </w:rPr>
        <w:t xml:space="preserve">Visualización de proyectos</w:t>
      </w:r>
    </w:p>
    <w:p w:rsidR="00000000" w:rsidDel="00000000" w:rsidP="00000000" w:rsidRDefault="00000000" w:rsidRPr="00000000" w14:paraId="00000143">
      <w:pPr>
        <w:spacing w:before="0" w:lineRule="auto"/>
        <w:rPr/>
      </w:pPr>
      <w:r w:rsidDel="00000000" w:rsidR="00000000" w:rsidRPr="00000000">
        <w:rPr>
          <w:rtl w:val="0"/>
        </w:rPr>
        <w:t xml:space="preserve">Los proyectos se muestran en tarjetas que incluyen:</w:t>
      </w:r>
    </w:p>
    <w:p w:rsidR="00000000" w:rsidDel="00000000" w:rsidP="00000000" w:rsidRDefault="00000000" w:rsidRPr="00000000" w14:paraId="00000144">
      <w:pPr>
        <w:numPr>
          <w:ilvl w:val="0"/>
          <w:numId w:val="2"/>
        </w:numPr>
        <w:spacing w:before="0" w:lineRule="auto"/>
        <w:ind w:left="720" w:hanging="360"/>
      </w:pPr>
      <w:r w:rsidDel="00000000" w:rsidR="00000000" w:rsidRPr="00000000">
        <w:rPr>
          <w:rtl w:val="0"/>
        </w:rPr>
        <w:t xml:space="preserve">Nombre del proyecto</w:t>
      </w:r>
    </w:p>
    <w:p w:rsidR="00000000" w:rsidDel="00000000" w:rsidP="00000000" w:rsidRDefault="00000000" w:rsidRPr="00000000" w14:paraId="00000145">
      <w:pPr>
        <w:numPr>
          <w:ilvl w:val="0"/>
          <w:numId w:val="2"/>
        </w:numPr>
        <w:spacing w:before="0" w:lineRule="auto"/>
        <w:ind w:left="720" w:hanging="360"/>
      </w:pPr>
      <w:r w:rsidDel="00000000" w:rsidR="00000000" w:rsidRPr="00000000">
        <w:rPr>
          <w:rtl w:val="0"/>
        </w:rPr>
        <w:t xml:space="preserve">Equipo del proyecto</w:t>
      </w:r>
    </w:p>
    <w:p w:rsidR="00000000" w:rsidDel="00000000" w:rsidP="00000000" w:rsidRDefault="00000000" w:rsidRPr="00000000" w14:paraId="00000146">
      <w:pPr>
        <w:numPr>
          <w:ilvl w:val="0"/>
          <w:numId w:val="2"/>
        </w:numPr>
        <w:spacing w:before="0" w:lineRule="auto"/>
        <w:ind w:left="720" w:hanging="360"/>
      </w:pPr>
      <w:r w:rsidDel="00000000" w:rsidR="00000000" w:rsidRPr="00000000">
        <w:rPr>
          <w:rtl w:val="0"/>
        </w:rPr>
        <w:t xml:space="preserve">Logo del proyecto</w:t>
      </w:r>
    </w:p>
    <w:p w:rsidR="00000000" w:rsidDel="00000000" w:rsidP="00000000" w:rsidRDefault="00000000" w:rsidRPr="00000000" w14:paraId="00000147">
      <w:pPr>
        <w:numPr>
          <w:ilvl w:val="0"/>
          <w:numId w:val="2"/>
        </w:numPr>
        <w:spacing w:before="0" w:lineRule="auto"/>
        <w:ind w:left="720" w:hanging="360"/>
      </w:pPr>
      <w:r w:rsidDel="00000000" w:rsidR="00000000" w:rsidRPr="00000000">
        <w:rPr>
          <w:rtl w:val="0"/>
        </w:rPr>
        <w:t xml:space="preserve">Descripción </w:t>
      </w:r>
    </w:p>
    <w:p w:rsidR="00000000" w:rsidDel="00000000" w:rsidP="00000000" w:rsidRDefault="00000000" w:rsidRPr="00000000" w14:paraId="00000148">
      <w:pPr>
        <w:numPr>
          <w:ilvl w:val="0"/>
          <w:numId w:val="2"/>
        </w:numPr>
        <w:spacing w:before="0" w:lineRule="auto"/>
        <w:ind w:left="720" w:hanging="360"/>
      </w:pPr>
      <w:r w:rsidDel="00000000" w:rsidR="00000000" w:rsidRPr="00000000">
        <w:rPr>
          <w:rtl w:val="0"/>
        </w:rPr>
        <w:t xml:space="preserve">Estado actual (Activo, En pausa, Finalizado)</w:t>
      </w:r>
    </w:p>
    <w:p w:rsidR="00000000" w:rsidDel="00000000" w:rsidP="00000000" w:rsidRDefault="00000000" w:rsidRPr="00000000" w14:paraId="00000149">
      <w:pPr>
        <w:numPr>
          <w:ilvl w:val="0"/>
          <w:numId w:val="2"/>
        </w:numPr>
        <w:spacing w:before="0" w:lineRule="auto"/>
        <w:ind w:left="720" w:hanging="360"/>
      </w:pPr>
      <w:r w:rsidDel="00000000" w:rsidR="00000000" w:rsidRPr="00000000">
        <w:rPr>
          <w:rtl w:val="0"/>
        </w:rPr>
        <w:t xml:space="preserve">Fecha de creación</w:t>
      </w:r>
    </w:p>
    <w:p w:rsidR="00000000" w:rsidDel="00000000" w:rsidP="00000000" w:rsidRDefault="00000000" w:rsidRPr="00000000" w14:paraId="0000014A">
      <w:pPr>
        <w:spacing w:before="0" w:lineRule="auto"/>
        <w:ind w:left="0"/>
        <w:rPr/>
      </w:pPr>
      <w:r w:rsidDel="00000000" w:rsidR="00000000" w:rsidRPr="00000000">
        <w:rPr/>
        <w:drawing>
          <wp:inline distB="114300" distT="114300" distL="114300" distR="114300">
            <wp:extent cx="5399730" cy="2260600"/>
            <wp:effectExtent b="0" l="0" r="0" t="0"/>
            <wp:docPr id="201" name="image54.png"/>
            <a:graphic>
              <a:graphicData uri="http://schemas.openxmlformats.org/drawingml/2006/picture">
                <pic:pic>
                  <pic:nvPicPr>
                    <pic:cNvPr id="0" name="image54.png"/>
                    <pic:cNvPicPr preferRelativeResize="0"/>
                  </pic:nvPicPr>
                  <pic:blipFill>
                    <a:blip r:embed="rId39"/>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pacing w:before="0" w:lineRule="auto"/>
        <w:ind w:left="0"/>
        <w:rPr/>
      </w:pPr>
      <w:r w:rsidDel="00000000" w:rsidR="00000000" w:rsidRPr="00000000">
        <w:rPr>
          <w:rtl w:val="0"/>
        </w:rPr>
      </w:r>
    </w:p>
    <w:p w:rsidR="00000000" w:rsidDel="00000000" w:rsidP="00000000" w:rsidRDefault="00000000" w:rsidRPr="00000000" w14:paraId="0000014C">
      <w:pPr>
        <w:pStyle w:val="Heading3"/>
        <w:spacing w:before="0" w:lineRule="auto"/>
        <w:ind w:left="0"/>
        <w:rPr/>
      </w:pPr>
      <w:bookmarkStart w:colFirst="0" w:colLast="0" w:name="_heading=h.d1zhef3mgfr9" w:id="38"/>
      <w:bookmarkEnd w:id="38"/>
      <w:r w:rsidDel="00000000" w:rsidR="00000000" w:rsidRPr="00000000">
        <w:rPr>
          <w:rtl w:val="0"/>
        </w:rPr>
        <w:t xml:space="preserve">3.5.2 Módulo de proyecto</w:t>
      </w:r>
    </w:p>
    <w:p w:rsidR="00000000" w:rsidDel="00000000" w:rsidP="00000000" w:rsidRDefault="00000000" w:rsidRPr="00000000" w14:paraId="0000014D">
      <w:pPr>
        <w:spacing w:before="0" w:lineRule="auto"/>
        <w:rPr/>
      </w:pPr>
      <w:r w:rsidDel="00000000" w:rsidR="00000000" w:rsidRPr="00000000">
        <w:rPr>
          <w:rtl w:val="0"/>
        </w:rPr>
        <w:t xml:space="preserve">Al hacer click en un proyecto, accede a una vista completa con toda la información relevante </w:t>
      </w:r>
    </w:p>
    <w:p w:rsidR="00000000" w:rsidDel="00000000" w:rsidP="00000000" w:rsidRDefault="00000000" w:rsidRPr="00000000" w14:paraId="0000014E">
      <w:pPr>
        <w:spacing w:before="0" w:lineRule="auto"/>
        <w:rPr/>
      </w:pPr>
      <w:r w:rsidDel="00000000" w:rsidR="00000000" w:rsidRPr="00000000">
        <w:rPr>
          <w:rtl w:val="0"/>
        </w:rPr>
        <w:t xml:space="preserve">organizada en pestañas.</w:t>
      </w:r>
    </w:p>
    <w:p w:rsidR="00000000" w:rsidDel="00000000" w:rsidP="00000000" w:rsidRDefault="00000000" w:rsidRPr="00000000" w14:paraId="0000014F">
      <w:pPr>
        <w:rPr/>
      </w:pPr>
      <w:r w:rsidDel="00000000" w:rsidR="00000000" w:rsidRPr="00000000">
        <w:rPr/>
        <w:drawing>
          <wp:inline distB="114300" distT="114300" distL="114300" distR="114300">
            <wp:extent cx="5399730" cy="2895600"/>
            <wp:effectExtent b="0" l="0" r="0" t="0"/>
            <wp:docPr id="153" name="image18.png"/>
            <a:graphic>
              <a:graphicData uri="http://schemas.openxmlformats.org/drawingml/2006/picture">
                <pic:pic>
                  <pic:nvPicPr>
                    <pic:cNvPr id="0" name="image18.png"/>
                    <pic:cNvPicPr preferRelativeResize="0"/>
                  </pic:nvPicPr>
                  <pic:blipFill>
                    <a:blip r:embed="rId40"/>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pStyle w:val="Heading4"/>
        <w:spacing w:before="0" w:lineRule="auto"/>
        <w:ind w:left="0" w:firstLine="0"/>
        <w:rPr/>
      </w:pPr>
      <w:bookmarkStart w:colFirst="0" w:colLast="0" w:name="_heading=h.awintaw63u5w" w:id="39"/>
      <w:bookmarkEnd w:id="39"/>
      <w:r w:rsidDel="00000000" w:rsidR="00000000" w:rsidRPr="00000000">
        <w:rPr>
          <w:rtl w:val="0"/>
        </w:rPr>
        <w:t xml:space="preserve">Modificar proyecto</w:t>
      </w:r>
    </w:p>
    <w:p w:rsidR="00000000" w:rsidDel="00000000" w:rsidP="00000000" w:rsidRDefault="00000000" w:rsidRPr="00000000" w14:paraId="00000151">
      <w:pPr>
        <w:spacing w:before="0" w:lineRule="auto"/>
        <w:rPr/>
      </w:pPr>
      <w:r w:rsidDel="00000000" w:rsidR="00000000" w:rsidRPr="00000000">
        <w:rPr>
          <w:rtl w:val="0"/>
        </w:rPr>
        <w:t xml:space="preserve">Para modificar la información de un proyecto, el administrador debe hacer click en el botón </w:t>
      </w:r>
    </w:p>
    <w:p w:rsidR="00000000" w:rsidDel="00000000" w:rsidP="00000000" w:rsidRDefault="00000000" w:rsidRPr="00000000" w14:paraId="00000152">
      <w:pPr>
        <w:spacing w:before="0" w:lineRule="auto"/>
        <w:rPr/>
      </w:pPr>
      <w:r w:rsidDel="00000000" w:rsidR="00000000" w:rsidRPr="00000000">
        <w:rPr>
          <w:rtl w:val="0"/>
        </w:rPr>
        <w:t xml:space="preserve">“Configurar”, donde se desplegará un formulario con la información editable de un proyecto: </w:t>
      </w:r>
    </w:p>
    <w:p w:rsidR="00000000" w:rsidDel="00000000" w:rsidP="00000000" w:rsidRDefault="00000000" w:rsidRPr="00000000" w14:paraId="00000153">
      <w:pPr>
        <w:spacing w:before="0" w:lineRule="auto"/>
        <w:ind w:left="0"/>
        <w:rPr/>
      </w:pPr>
      <w:r w:rsidDel="00000000" w:rsidR="00000000" w:rsidRPr="00000000">
        <w:rPr>
          <w:rtl w:val="0"/>
        </w:rPr>
        <w:t xml:space="preserve">Luego debe completar el formulario con la información necesaria: </w:t>
      </w:r>
    </w:p>
    <w:p w:rsidR="00000000" w:rsidDel="00000000" w:rsidP="00000000" w:rsidRDefault="00000000" w:rsidRPr="00000000" w14:paraId="00000154">
      <w:pPr>
        <w:numPr>
          <w:ilvl w:val="0"/>
          <w:numId w:val="9"/>
        </w:numPr>
        <w:spacing w:before="0" w:lineRule="auto"/>
        <w:ind w:left="720" w:hanging="360"/>
      </w:pPr>
      <w:r w:rsidDel="00000000" w:rsidR="00000000" w:rsidRPr="00000000">
        <w:rPr>
          <w:rtl w:val="0"/>
        </w:rPr>
        <w:t xml:space="preserve">Nombre del proyecto: Esta información es obligatoria.</w:t>
      </w:r>
    </w:p>
    <w:p w:rsidR="00000000" w:rsidDel="00000000" w:rsidP="00000000" w:rsidRDefault="00000000" w:rsidRPr="00000000" w14:paraId="00000155">
      <w:pPr>
        <w:numPr>
          <w:ilvl w:val="0"/>
          <w:numId w:val="9"/>
        </w:numPr>
        <w:spacing w:before="0" w:lineRule="auto"/>
        <w:ind w:left="720" w:hanging="360"/>
      </w:pPr>
      <w:r w:rsidDel="00000000" w:rsidR="00000000" w:rsidRPr="00000000">
        <w:rPr>
          <w:rtl w:val="0"/>
        </w:rPr>
        <w:t xml:space="preserve">Equipo del proyecto: Se debe ingresar el nombre del equipo del proyecto. Esta información es obligatoria.</w:t>
      </w:r>
    </w:p>
    <w:p w:rsidR="00000000" w:rsidDel="00000000" w:rsidP="00000000" w:rsidRDefault="00000000" w:rsidRPr="00000000" w14:paraId="00000156">
      <w:pPr>
        <w:numPr>
          <w:ilvl w:val="0"/>
          <w:numId w:val="9"/>
        </w:numPr>
        <w:spacing w:before="0" w:lineRule="auto"/>
        <w:ind w:left="720" w:hanging="360"/>
      </w:pPr>
      <w:r w:rsidDel="00000000" w:rsidR="00000000" w:rsidRPr="00000000">
        <w:rPr>
          <w:rtl w:val="0"/>
        </w:rPr>
        <w:t xml:space="preserve">Descripción: Breve descripción del proyecto. Esta información no es obligatoria.</w:t>
      </w:r>
    </w:p>
    <w:p w:rsidR="00000000" w:rsidDel="00000000" w:rsidP="00000000" w:rsidRDefault="00000000" w:rsidRPr="00000000" w14:paraId="00000157">
      <w:pPr>
        <w:numPr>
          <w:ilvl w:val="0"/>
          <w:numId w:val="9"/>
        </w:numPr>
        <w:spacing w:before="0" w:lineRule="auto"/>
        <w:ind w:left="720" w:hanging="360"/>
      </w:pPr>
      <w:r w:rsidDel="00000000" w:rsidR="00000000" w:rsidRPr="00000000">
        <w:rPr>
          <w:rtl w:val="0"/>
        </w:rPr>
        <w:t xml:space="preserve">Fecha de inicio: Fecha en la que iniciará el proyecto. Esta información no es obligatoria.</w:t>
      </w:r>
    </w:p>
    <w:p w:rsidR="00000000" w:rsidDel="00000000" w:rsidP="00000000" w:rsidRDefault="00000000" w:rsidRPr="00000000" w14:paraId="00000158">
      <w:pPr>
        <w:numPr>
          <w:ilvl w:val="0"/>
          <w:numId w:val="9"/>
        </w:numPr>
        <w:spacing w:before="0" w:lineRule="auto"/>
        <w:ind w:left="720" w:hanging="360"/>
      </w:pPr>
      <w:r w:rsidDel="00000000" w:rsidR="00000000" w:rsidRPr="00000000">
        <w:rPr>
          <w:rtl w:val="0"/>
        </w:rPr>
        <w:t xml:space="preserve">Líder del proyecto: Se debe seleccionar entre los usuarios registrados quién liderará el proyecto. Esta información es obligatoria</w:t>
      </w:r>
    </w:p>
    <w:p w:rsidR="00000000" w:rsidDel="00000000" w:rsidP="00000000" w:rsidRDefault="00000000" w:rsidRPr="00000000" w14:paraId="00000159">
      <w:pPr>
        <w:numPr>
          <w:ilvl w:val="0"/>
          <w:numId w:val="9"/>
        </w:numPr>
        <w:spacing w:before="0" w:lineRule="auto"/>
        <w:ind w:left="720" w:hanging="360"/>
      </w:pPr>
      <w:r w:rsidDel="00000000" w:rsidR="00000000" w:rsidRPr="00000000">
        <w:rPr>
          <w:rtl w:val="0"/>
        </w:rPr>
        <w:t xml:space="preserve">Logo del proyecto: Esta información no es obligatoria.</w:t>
      </w:r>
    </w:p>
    <w:p w:rsidR="00000000" w:rsidDel="00000000" w:rsidP="00000000" w:rsidRDefault="00000000" w:rsidRPr="00000000" w14:paraId="0000015A">
      <w:pPr>
        <w:numPr>
          <w:ilvl w:val="0"/>
          <w:numId w:val="9"/>
        </w:numPr>
        <w:spacing w:before="0" w:lineRule="auto"/>
        <w:ind w:left="720" w:hanging="360"/>
      </w:pPr>
      <w:r w:rsidDel="00000000" w:rsidR="00000000" w:rsidRPr="00000000">
        <w:rPr>
          <w:rtl w:val="0"/>
        </w:rPr>
        <w:t xml:space="preserve">Estado: Estado en el que se encuentra el proyecto. Esta información es obligatoria. </w:t>
      </w:r>
    </w:p>
    <w:p w:rsidR="00000000" w:rsidDel="00000000" w:rsidP="00000000" w:rsidRDefault="00000000" w:rsidRPr="00000000" w14:paraId="0000015B">
      <w:pPr>
        <w:spacing w:before="0" w:lineRule="auto"/>
        <w:ind w:left="0"/>
        <w:rPr/>
      </w:pPr>
      <w:r w:rsidDel="00000000" w:rsidR="00000000" w:rsidRPr="00000000">
        <w:rPr>
          <w:rtl w:val="0"/>
        </w:rPr>
        <w:t xml:space="preserve">Una vez modificados los campos deseados, se debe hacer click en el botón “Guardar cambios” o de forma contraria cancelar.</w:t>
      </w:r>
    </w:p>
    <w:p w:rsidR="00000000" w:rsidDel="00000000" w:rsidP="00000000" w:rsidRDefault="00000000" w:rsidRPr="00000000" w14:paraId="0000015C">
      <w:pPr>
        <w:spacing w:before="0" w:lineRule="auto"/>
        <w:rPr/>
      </w:pPr>
      <w:r w:rsidDel="00000000" w:rsidR="00000000" w:rsidRPr="00000000">
        <w:rPr>
          <w:rtl w:val="0"/>
        </w:rPr>
      </w:r>
    </w:p>
    <w:p w:rsidR="00000000" w:rsidDel="00000000" w:rsidP="00000000" w:rsidRDefault="00000000" w:rsidRPr="00000000" w14:paraId="0000015D">
      <w:pPr>
        <w:spacing w:before="0" w:lineRule="auto"/>
        <w:rPr/>
      </w:pPr>
      <w:r w:rsidDel="00000000" w:rsidR="00000000" w:rsidRPr="00000000">
        <w:rPr/>
        <w:drawing>
          <wp:inline distB="114300" distT="114300" distL="114300" distR="114300">
            <wp:extent cx="5399730" cy="4724400"/>
            <wp:effectExtent b="0" l="0" r="0" t="0"/>
            <wp:docPr id="199" name="image56.png"/>
            <a:graphic>
              <a:graphicData uri="http://schemas.openxmlformats.org/drawingml/2006/picture">
                <pic:pic>
                  <pic:nvPicPr>
                    <pic:cNvPr id="0" name="image56.png"/>
                    <pic:cNvPicPr preferRelativeResize="0"/>
                  </pic:nvPicPr>
                  <pic:blipFill>
                    <a:blip r:embed="rId32"/>
                    <a:srcRect b="0" l="0" r="0" t="0"/>
                    <a:stretch>
                      <a:fillRect/>
                    </a:stretch>
                  </pic:blipFill>
                  <pic:spPr>
                    <a:xfrm>
                      <a:off x="0" y="0"/>
                      <a:ext cx="539973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before="0" w:lineRule="auto"/>
        <w:rPr/>
      </w:pPr>
      <w:r w:rsidDel="00000000" w:rsidR="00000000" w:rsidRPr="00000000">
        <w:rPr>
          <w:rtl w:val="0"/>
        </w:rPr>
      </w:r>
    </w:p>
    <w:p w:rsidR="00000000" w:rsidDel="00000000" w:rsidP="00000000" w:rsidRDefault="00000000" w:rsidRPr="00000000" w14:paraId="0000015F">
      <w:pPr>
        <w:pStyle w:val="Heading3"/>
        <w:rPr/>
      </w:pPr>
      <w:bookmarkStart w:colFirst="0" w:colLast="0" w:name="_heading=h.3a66evhhay3" w:id="40"/>
      <w:bookmarkEnd w:id="40"/>
      <w:r w:rsidDel="00000000" w:rsidR="00000000" w:rsidRPr="00000000">
        <w:rPr>
          <w:rtl w:val="0"/>
        </w:rPr>
        <w:t xml:space="preserve">3.5.3 Módulo de miembros</w:t>
      </w:r>
    </w:p>
    <w:p w:rsidR="00000000" w:rsidDel="00000000" w:rsidP="00000000" w:rsidRDefault="00000000" w:rsidRPr="00000000" w14:paraId="00000160">
      <w:pPr>
        <w:spacing w:before="0" w:lineRule="auto"/>
        <w:rPr/>
      </w:pPr>
      <w:r w:rsidDel="00000000" w:rsidR="00000000" w:rsidRPr="00000000">
        <w:rPr>
          <w:rtl w:val="0"/>
        </w:rPr>
        <w:t xml:space="preserve">Al hacer click en la tarjeta “Miembros” de la </w:t>
      </w:r>
      <w:hyperlink w:anchor="_heading=h.d1zhef3mgfr9">
        <w:r w:rsidDel="00000000" w:rsidR="00000000" w:rsidRPr="00000000">
          <w:rPr>
            <w:color w:val="1155cc"/>
            <w:u w:val="single"/>
            <w:rtl w:val="0"/>
          </w:rPr>
          <w:t xml:space="preserve">vista del módulo de proyecto</w:t>
        </w:r>
      </w:hyperlink>
      <w:r w:rsidDel="00000000" w:rsidR="00000000" w:rsidRPr="00000000">
        <w:rPr>
          <w:rtl w:val="0"/>
        </w:rPr>
        <w:t xml:space="preserve"> se desplegará una </w:t>
      </w:r>
    </w:p>
    <w:p w:rsidR="00000000" w:rsidDel="00000000" w:rsidP="00000000" w:rsidRDefault="00000000" w:rsidRPr="00000000" w14:paraId="00000161">
      <w:pPr>
        <w:spacing w:before="0" w:lineRule="auto"/>
        <w:rPr/>
      </w:pPr>
      <w:r w:rsidDel="00000000" w:rsidR="00000000" w:rsidRPr="00000000">
        <w:rPr>
          <w:rtl w:val="0"/>
        </w:rPr>
        <w:t xml:space="preserve">pantalla donde se listarán todos los miembros de un proyecto, donde el administrador tendrá </w:t>
      </w:r>
    </w:p>
    <w:p w:rsidR="00000000" w:rsidDel="00000000" w:rsidP="00000000" w:rsidRDefault="00000000" w:rsidRPr="00000000" w14:paraId="00000162">
      <w:pPr>
        <w:spacing w:before="0" w:lineRule="auto"/>
        <w:rPr/>
      </w:pPr>
      <w:r w:rsidDel="00000000" w:rsidR="00000000" w:rsidRPr="00000000">
        <w:rPr>
          <w:rtl w:val="0"/>
        </w:rPr>
        <w:t xml:space="preserve">acceso a la función: Editar rol.</w:t>
      </w:r>
    </w:p>
    <w:p w:rsidR="00000000" w:rsidDel="00000000" w:rsidP="00000000" w:rsidRDefault="00000000" w:rsidRPr="00000000" w14:paraId="00000163">
      <w:pPr>
        <w:spacing w:before="0" w:lineRule="auto"/>
        <w:rPr/>
      </w:pPr>
      <w:r w:rsidDel="00000000" w:rsidR="00000000" w:rsidRPr="00000000">
        <w:rPr>
          <w:rtl w:val="0"/>
        </w:rPr>
        <w:t xml:space="preserve">Para cada miembro podrá observar: Nombre completo, correo electrónico y rol.</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5399730" cy="2374900"/>
            <wp:effectExtent b="0" l="0" r="0" t="0"/>
            <wp:docPr id="188" name="image45.png"/>
            <a:graphic>
              <a:graphicData uri="http://schemas.openxmlformats.org/drawingml/2006/picture">
                <pic:pic>
                  <pic:nvPicPr>
                    <pic:cNvPr id="0" name="image45.png"/>
                    <pic:cNvPicPr preferRelativeResize="0"/>
                  </pic:nvPicPr>
                  <pic:blipFill>
                    <a:blip r:embed="rId41"/>
                    <a:srcRect b="0" l="0" r="0" t="0"/>
                    <a:stretch>
                      <a:fillRect/>
                    </a:stretch>
                  </pic:blipFill>
                  <pic:spPr>
                    <a:xfrm>
                      <a:off x="0" y="0"/>
                      <a:ext cx="5399730" cy="2374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Style w:val="Heading4"/>
        <w:rPr/>
      </w:pPr>
      <w:bookmarkStart w:colFirst="0" w:colLast="0" w:name="_heading=h.1fumjea75eft" w:id="41"/>
      <w:bookmarkEnd w:id="41"/>
      <w:r w:rsidDel="00000000" w:rsidR="00000000" w:rsidRPr="00000000">
        <w:rPr>
          <w:rtl w:val="0"/>
        </w:rPr>
        <w:t xml:space="preserve">Editar rol</w:t>
      </w:r>
    </w:p>
    <w:p w:rsidR="00000000" w:rsidDel="00000000" w:rsidP="00000000" w:rsidRDefault="00000000" w:rsidRPr="00000000" w14:paraId="00000167">
      <w:pPr>
        <w:spacing w:before="0" w:lineRule="auto"/>
        <w:rPr/>
      </w:pPr>
      <w:r w:rsidDel="00000000" w:rsidR="00000000" w:rsidRPr="00000000">
        <w:rPr>
          <w:rtl w:val="0"/>
        </w:rPr>
        <w:t xml:space="preserve">Para editar un rol, el líder de proyecto debe hacer click en el botón </w:t>
      </w:r>
      <w:r w:rsidDel="00000000" w:rsidR="00000000" w:rsidRPr="00000000">
        <w:rPr/>
        <w:drawing>
          <wp:inline distB="114300" distT="114300" distL="114300" distR="114300">
            <wp:extent cx="249929" cy="217680"/>
            <wp:effectExtent b="0" l="0" r="0" t="0"/>
            <wp:docPr id="178"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249929" cy="217680"/>
                    </a:xfrm>
                    <a:prstGeom prst="rect"/>
                    <a:ln/>
                  </pic:spPr>
                </pic:pic>
              </a:graphicData>
            </a:graphic>
          </wp:inline>
        </w:drawing>
      </w:r>
      <w:r w:rsidDel="00000000" w:rsidR="00000000" w:rsidRPr="00000000">
        <w:rPr>
          <w:rtl w:val="0"/>
        </w:rPr>
        <w:t xml:space="preserve">. Posteriormente, se</w:t>
      </w:r>
    </w:p>
    <w:p w:rsidR="00000000" w:rsidDel="00000000" w:rsidP="00000000" w:rsidRDefault="00000000" w:rsidRPr="00000000" w14:paraId="00000168">
      <w:pPr>
        <w:spacing w:before="0" w:lineRule="auto"/>
        <w:ind w:left="0" w:firstLine="0"/>
        <w:rPr/>
      </w:pPr>
      <w:r w:rsidDel="00000000" w:rsidR="00000000" w:rsidRPr="00000000">
        <w:rPr>
          <w:rtl w:val="0"/>
        </w:rPr>
        <w:t xml:space="preserve">desplegará un formulario donde deberá ingresar el nuevo rol (este campo no puede quedar vacío). </w:t>
      </w:r>
    </w:p>
    <w:p w:rsidR="00000000" w:rsidDel="00000000" w:rsidP="00000000" w:rsidRDefault="00000000" w:rsidRPr="00000000" w14:paraId="00000169">
      <w:pPr>
        <w:rPr/>
      </w:pPr>
      <w:r w:rsidDel="00000000" w:rsidR="00000000" w:rsidRPr="00000000">
        <w:rPr/>
        <w:drawing>
          <wp:inline distB="114300" distT="114300" distL="114300" distR="114300">
            <wp:extent cx="5399730" cy="2781300"/>
            <wp:effectExtent b="0" l="0" r="0" t="0"/>
            <wp:docPr id="192" name="image47.png"/>
            <a:graphic>
              <a:graphicData uri="http://schemas.openxmlformats.org/drawingml/2006/picture">
                <pic:pic>
                  <pic:nvPicPr>
                    <pic:cNvPr id="0" name="image47.png"/>
                    <pic:cNvPicPr preferRelativeResize="0"/>
                  </pic:nvPicPr>
                  <pic:blipFill>
                    <a:blip r:embed="rId43"/>
                    <a:srcRect b="0" l="0" r="0" t="0"/>
                    <a:stretch>
                      <a:fillRect/>
                    </a:stretch>
                  </pic:blipFill>
                  <pic:spPr>
                    <a:xfrm>
                      <a:off x="0" y="0"/>
                      <a:ext cx="539973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Luego, deberá hacer click en “Guardar” y se mostrará un mensaje de éxito: </w:t>
      </w:r>
    </w:p>
    <w:p w:rsidR="00000000" w:rsidDel="00000000" w:rsidP="00000000" w:rsidRDefault="00000000" w:rsidRPr="00000000" w14:paraId="0000016B">
      <w:pPr>
        <w:rPr/>
      </w:pPr>
      <w:r w:rsidDel="00000000" w:rsidR="00000000" w:rsidRPr="00000000">
        <w:rPr/>
        <w:drawing>
          <wp:inline distB="114300" distT="114300" distL="114300" distR="114300">
            <wp:extent cx="5399730" cy="3073400"/>
            <wp:effectExtent b="0" l="0" r="0" t="0"/>
            <wp:docPr id="183" name="image40.png"/>
            <a:graphic>
              <a:graphicData uri="http://schemas.openxmlformats.org/drawingml/2006/picture">
                <pic:pic>
                  <pic:nvPicPr>
                    <pic:cNvPr id="0" name="image40.png"/>
                    <pic:cNvPicPr preferRelativeResize="0"/>
                  </pic:nvPicPr>
                  <pic:blipFill>
                    <a:blip r:embed="rId44"/>
                    <a:srcRect b="0" l="0" r="0" t="0"/>
                    <a:stretch>
                      <a:fillRect/>
                    </a:stretch>
                  </pic:blipFill>
                  <pic:spPr>
                    <a:xfrm>
                      <a:off x="0" y="0"/>
                      <a:ext cx="5399730" cy="30734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C">
      <w:pPr>
        <w:rPr/>
      </w:pPr>
      <w:r w:rsidDel="00000000" w:rsidR="00000000" w:rsidRPr="00000000">
        <w:rPr>
          <w:b w:val="1"/>
          <w:bCs w:val="1"/>
          <w:rtl w:val="0"/>
        </w:rPr>
        <w:t xml:space="preserve">Nota</w:t>
      </w:r>
      <w:r w:rsidDel="00000000" w:rsidR="00000000" w:rsidRPr="00000000">
        <w:rPr>
          <w:rtl w:val="0"/>
        </w:rPr>
        <w:t xml:space="preserve">: El líder no puede editar su propio rol. </w:t>
      </w:r>
    </w:p>
    <w:p w:rsidR="00000000" w:rsidDel="00000000" w:rsidP="00000000" w:rsidRDefault="00000000" w:rsidRPr="00000000" w14:paraId="0000016D">
      <w:pPr>
        <w:pStyle w:val="Heading3"/>
        <w:rPr/>
      </w:pPr>
      <w:bookmarkStart w:colFirst="0" w:colLast="0" w:name="_heading=h.ycxbromoq9hx" w:id="42"/>
      <w:bookmarkEnd w:id="42"/>
      <w:r w:rsidDel="00000000" w:rsidR="00000000" w:rsidRPr="00000000">
        <w:rPr>
          <w:rtl w:val="0"/>
        </w:rPr>
        <w:t xml:space="preserve">3.5.4 Módulo de etapas</w:t>
      </w:r>
    </w:p>
    <w:p w:rsidR="00000000" w:rsidDel="00000000" w:rsidP="00000000" w:rsidRDefault="00000000" w:rsidRPr="00000000" w14:paraId="0000016E">
      <w:pPr>
        <w:spacing w:before="0" w:lineRule="auto"/>
        <w:rPr/>
      </w:pPr>
      <w:r w:rsidDel="00000000" w:rsidR="00000000" w:rsidRPr="00000000">
        <w:rPr>
          <w:rtl w:val="0"/>
        </w:rPr>
        <w:t xml:space="preserve">Al hacer click en la tarjeta “Etapas” de la </w:t>
      </w:r>
      <w:hyperlink w:anchor="_heading=h.d1zhef3mgfr9">
        <w:r w:rsidDel="00000000" w:rsidR="00000000" w:rsidRPr="00000000">
          <w:rPr>
            <w:color w:val="1155cc"/>
            <w:u w:val="single"/>
            <w:rtl w:val="0"/>
          </w:rPr>
          <w:t xml:space="preserve">vista del módulo de proyecto</w:t>
        </w:r>
      </w:hyperlink>
      <w:r w:rsidDel="00000000" w:rsidR="00000000" w:rsidRPr="00000000">
        <w:rPr>
          <w:rtl w:val="0"/>
        </w:rPr>
        <w:t xml:space="preserve"> se desplegará una </w:t>
      </w:r>
    </w:p>
    <w:p w:rsidR="00000000" w:rsidDel="00000000" w:rsidP="00000000" w:rsidRDefault="00000000" w:rsidRPr="00000000" w14:paraId="0000016F">
      <w:pPr>
        <w:spacing w:before="0" w:lineRule="auto"/>
        <w:rPr/>
      </w:pPr>
      <w:r w:rsidDel="00000000" w:rsidR="00000000" w:rsidRPr="00000000">
        <w:rPr>
          <w:rtl w:val="0"/>
        </w:rPr>
        <w:t xml:space="preserve">pantalla donde se listarán todas las etapas de un proyecto, donde el líder tendrá </w:t>
      </w:r>
    </w:p>
    <w:p w:rsidR="00000000" w:rsidDel="00000000" w:rsidP="00000000" w:rsidRDefault="00000000" w:rsidRPr="00000000" w14:paraId="00000170">
      <w:pPr>
        <w:spacing w:before="0" w:lineRule="auto"/>
        <w:rPr/>
      </w:pPr>
      <w:r w:rsidDel="00000000" w:rsidR="00000000" w:rsidRPr="00000000">
        <w:rPr>
          <w:rtl w:val="0"/>
        </w:rPr>
        <w:t xml:space="preserve">Acceso a la funciones: Crear nueva etapa y eliminar etapa. </w:t>
      </w:r>
    </w:p>
    <w:p w:rsidR="00000000" w:rsidDel="00000000" w:rsidP="00000000" w:rsidRDefault="00000000" w:rsidRPr="00000000" w14:paraId="00000171">
      <w:pPr>
        <w:rPr/>
      </w:pPr>
      <w:r w:rsidDel="00000000" w:rsidR="00000000" w:rsidRPr="00000000">
        <w:rPr/>
        <w:drawing>
          <wp:inline distB="114300" distT="114300" distL="114300" distR="114300">
            <wp:extent cx="5399730" cy="2743200"/>
            <wp:effectExtent b="0" l="0" r="0" t="0"/>
            <wp:docPr id="167" name="image22.png"/>
            <a:graphic>
              <a:graphicData uri="http://schemas.openxmlformats.org/drawingml/2006/picture">
                <pic:pic>
                  <pic:nvPicPr>
                    <pic:cNvPr id="0" name="image22.png"/>
                    <pic:cNvPicPr preferRelativeResize="0"/>
                  </pic:nvPicPr>
                  <pic:blipFill>
                    <a:blip r:embed="rId45"/>
                    <a:srcRect b="0" l="0" r="0" t="0"/>
                    <a:stretch>
                      <a:fillRect/>
                    </a:stretch>
                  </pic:blipFill>
                  <pic:spPr>
                    <a:xfrm>
                      <a:off x="0" y="0"/>
                      <a:ext cx="539973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Style w:val="Heading4"/>
        <w:rPr/>
      </w:pPr>
      <w:bookmarkStart w:colFirst="0" w:colLast="0" w:name="_heading=h.tbzzomomyf3r" w:id="43"/>
      <w:bookmarkEnd w:id="43"/>
      <w:r w:rsidDel="00000000" w:rsidR="00000000" w:rsidRPr="00000000">
        <w:rPr>
          <w:rtl w:val="0"/>
        </w:rPr>
        <w:t xml:space="preserve">Crear etapa</w:t>
      </w:r>
    </w:p>
    <w:p w:rsidR="00000000" w:rsidDel="00000000" w:rsidP="00000000" w:rsidRDefault="00000000" w:rsidRPr="00000000" w14:paraId="00000173">
      <w:pPr>
        <w:spacing w:before="0" w:lineRule="auto"/>
        <w:rPr/>
      </w:pPr>
      <w:r w:rsidDel="00000000" w:rsidR="00000000" w:rsidRPr="00000000">
        <w:rPr>
          <w:rtl w:val="0"/>
        </w:rPr>
        <w:t xml:space="preserve">Para crear una etapa, el líder deberá hacer click en el botón “Crear etapa” (</w:t>
      </w:r>
      <w:r w:rsidDel="00000000" w:rsidR="00000000" w:rsidRPr="00000000">
        <w:rPr/>
        <w:drawing>
          <wp:inline distB="114300" distT="114300" distL="114300" distR="114300">
            <wp:extent cx="875347" cy="250099"/>
            <wp:effectExtent b="0" l="0" r="0" t="0"/>
            <wp:docPr id="258" name="image98.png"/>
            <a:graphic>
              <a:graphicData uri="http://schemas.openxmlformats.org/drawingml/2006/picture">
                <pic:pic>
                  <pic:nvPicPr>
                    <pic:cNvPr id="0" name="image98.png"/>
                    <pic:cNvPicPr preferRelativeResize="0"/>
                  </pic:nvPicPr>
                  <pic:blipFill>
                    <a:blip r:embed="rId46"/>
                    <a:srcRect b="0" l="0" r="0" t="0"/>
                    <a:stretch>
                      <a:fillRect/>
                    </a:stretch>
                  </pic:blipFill>
                  <pic:spPr>
                    <a:xfrm>
                      <a:off x="0" y="0"/>
                      <a:ext cx="875347" cy="250099"/>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74">
      <w:pPr>
        <w:spacing w:before="0" w:lineRule="auto"/>
        <w:rPr/>
      </w:pPr>
      <w:r w:rsidDel="00000000" w:rsidR="00000000" w:rsidRPr="00000000">
        <w:rPr>
          <w:rtl w:val="0"/>
        </w:rPr>
        <w:t xml:space="preserve">Posteriormente, se desplegará un formulario con la información a completar: </w:t>
      </w:r>
    </w:p>
    <w:p w:rsidR="00000000" w:rsidDel="00000000" w:rsidP="00000000" w:rsidRDefault="00000000" w:rsidRPr="00000000" w14:paraId="00000175">
      <w:pPr>
        <w:numPr>
          <w:ilvl w:val="0"/>
          <w:numId w:val="19"/>
        </w:numPr>
        <w:spacing w:after="0" w:afterAutospacing="0"/>
        <w:ind w:left="720" w:hanging="360"/>
        <w:rPr>
          <w:u w:val="none"/>
        </w:rPr>
      </w:pPr>
      <w:r w:rsidDel="00000000" w:rsidR="00000000" w:rsidRPr="00000000">
        <w:rPr>
          <w:rtl w:val="0"/>
        </w:rPr>
        <w:t xml:space="preserve">Nombre: Nombre de la etapa que se va a crear. Esta información es obligatoria.</w:t>
      </w:r>
    </w:p>
    <w:p w:rsidR="00000000" w:rsidDel="00000000" w:rsidP="00000000" w:rsidRDefault="00000000" w:rsidRPr="00000000" w14:paraId="00000176">
      <w:pPr>
        <w:numPr>
          <w:ilvl w:val="0"/>
          <w:numId w:val="19"/>
        </w:numPr>
        <w:spacing w:after="0" w:afterAutospacing="0" w:before="0" w:beforeAutospacing="0"/>
        <w:ind w:left="720" w:hanging="360"/>
        <w:rPr>
          <w:u w:val="none"/>
        </w:rPr>
      </w:pPr>
      <w:r w:rsidDel="00000000" w:rsidR="00000000" w:rsidRPr="00000000">
        <w:rPr>
          <w:rtl w:val="0"/>
        </w:rPr>
        <w:t xml:space="preserve">Descripción: Breve descripción de la etapa. Esta información no es obligatoria.</w:t>
      </w:r>
    </w:p>
    <w:p w:rsidR="00000000" w:rsidDel="00000000" w:rsidP="00000000" w:rsidRDefault="00000000" w:rsidRPr="00000000" w14:paraId="00000177">
      <w:pPr>
        <w:numPr>
          <w:ilvl w:val="0"/>
          <w:numId w:val="19"/>
        </w:numPr>
        <w:spacing w:before="0" w:beforeAutospacing="0"/>
        <w:ind w:left="720" w:hanging="360"/>
        <w:rPr>
          <w:u w:val="none"/>
        </w:rPr>
      </w:pPr>
      <w:r w:rsidDel="00000000" w:rsidR="00000000" w:rsidRPr="00000000">
        <w:rPr>
          <w:rtl w:val="0"/>
        </w:rPr>
        <w:t xml:space="preserve">Fecha de inicio y fin: Deberá ingresar una fecha de inicio y fin válidas. Esta información es obligatoria.</w:t>
      </w:r>
    </w:p>
    <w:p w:rsidR="00000000" w:rsidDel="00000000" w:rsidP="00000000" w:rsidRDefault="00000000" w:rsidRPr="00000000" w14:paraId="00000178">
      <w:pPr>
        <w:ind w:left="0" w:firstLine="0"/>
        <w:rPr/>
      </w:pPr>
      <w:r w:rsidDel="00000000" w:rsidR="00000000" w:rsidRPr="00000000">
        <w:rPr>
          <w:rtl w:val="0"/>
        </w:rPr>
        <w:t xml:space="preserve">Una vez completados los campos, el líder deberá hacer click en el botón “Crear etapa”. </w:t>
      </w:r>
    </w:p>
    <w:p w:rsidR="00000000" w:rsidDel="00000000" w:rsidP="00000000" w:rsidRDefault="00000000" w:rsidRPr="00000000" w14:paraId="00000179">
      <w:pPr>
        <w:rPr/>
      </w:pPr>
      <w:r w:rsidDel="00000000" w:rsidR="00000000" w:rsidRPr="00000000">
        <w:rPr/>
        <w:drawing>
          <wp:inline distB="114300" distT="114300" distL="114300" distR="114300">
            <wp:extent cx="5915025" cy="2907758"/>
            <wp:effectExtent b="0" l="0" r="0" t="0"/>
            <wp:docPr id="217" name="image68.png"/>
            <a:graphic>
              <a:graphicData uri="http://schemas.openxmlformats.org/drawingml/2006/picture">
                <pic:pic>
                  <pic:nvPicPr>
                    <pic:cNvPr id="0" name="image68.png"/>
                    <pic:cNvPicPr preferRelativeResize="0"/>
                  </pic:nvPicPr>
                  <pic:blipFill>
                    <a:blip r:embed="rId47"/>
                    <a:srcRect b="22029" l="0" r="0" t="0"/>
                    <a:stretch>
                      <a:fillRect/>
                    </a:stretch>
                  </pic:blipFill>
                  <pic:spPr>
                    <a:xfrm>
                      <a:off x="0" y="0"/>
                      <a:ext cx="5915025" cy="2907758"/>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4"/>
        <w:ind w:left="0" w:firstLine="0"/>
        <w:rPr/>
      </w:pPr>
      <w:bookmarkStart w:colFirst="0" w:colLast="0" w:name="_heading=h.qiufcbgwq8u1" w:id="44"/>
      <w:bookmarkEnd w:id="44"/>
      <w:r w:rsidDel="00000000" w:rsidR="00000000" w:rsidRPr="00000000">
        <w:rPr>
          <w:rtl w:val="0"/>
        </w:rPr>
        <w:t xml:space="preserve">Eliminar etapa</w:t>
      </w:r>
    </w:p>
    <w:p w:rsidR="00000000" w:rsidDel="00000000" w:rsidP="00000000" w:rsidRDefault="00000000" w:rsidRPr="00000000" w14:paraId="0000017B">
      <w:pPr>
        <w:rPr/>
      </w:pPr>
      <w:r w:rsidDel="00000000" w:rsidR="00000000" w:rsidRPr="00000000">
        <w:rPr>
          <w:rtl w:val="0"/>
        </w:rPr>
        <w:t xml:space="preserve">Para eliminar una etapa, el líder deberá hacer click en el botón </w:t>
      </w:r>
      <w:r w:rsidDel="00000000" w:rsidR="00000000" w:rsidRPr="00000000">
        <w:rPr/>
        <w:drawing>
          <wp:inline distB="114300" distT="114300" distL="114300" distR="114300">
            <wp:extent cx="233245" cy="220969"/>
            <wp:effectExtent b="0" l="0" r="0" t="0"/>
            <wp:docPr id="256"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33245" cy="220969"/>
                    </a:xfrm>
                    <a:prstGeom prst="rect"/>
                    <a:ln/>
                  </pic:spPr>
                </pic:pic>
              </a:graphicData>
            </a:graphic>
          </wp:inline>
        </w:drawing>
      </w:r>
      <w:r w:rsidDel="00000000" w:rsidR="00000000" w:rsidRPr="00000000">
        <w:rPr>
          <w:rtl w:val="0"/>
        </w:rPr>
        <w:t xml:space="preserve">. Posteriormente se desplegará un mensaje de confirmación para continuar con la acción. </w:t>
      </w:r>
    </w:p>
    <w:p w:rsidR="00000000" w:rsidDel="00000000" w:rsidP="00000000" w:rsidRDefault="00000000" w:rsidRPr="00000000" w14:paraId="0000017C">
      <w:pPr>
        <w:rPr/>
      </w:pPr>
      <w:r w:rsidDel="00000000" w:rsidR="00000000" w:rsidRPr="00000000">
        <w:rPr/>
        <w:drawing>
          <wp:inline distB="114300" distT="114300" distL="114300" distR="114300">
            <wp:extent cx="5399730" cy="3505200"/>
            <wp:effectExtent b="0" l="0" r="0" t="0"/>
            <wp:docPr id="195" name="image48.png"/>
            <a:graphic>
              <a:graphicData uri="http://schemas.openxmlformats.org/drawingml/2006/picture">
                <pic:pic>
                  <pic:nvPicPr>
                    <pic:cNvPr id="0" name="image48.png"/>
                    <pic:cNvPicPr preferRelativeResize="0"/>
                  </pic:nvPicPr>
                  <pic:blipFill>
                    <a:blip r:embed="rId48"/>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before="0" w:lineRule="auto"/>
        <w:rPr/>
      </w:pPr>
      <w:r w:rsidDel="00000000" w:rsidR="00000000" w:rsidRPr="00000000">
        <w:rPr>
          <w:rtl w:val="0"/>
        </w:rPr>
        <w:t xml:space="preserve">Si se desea continuar, deberá hacer clic en “Sí, eliminar”, de lo contrario deberá</w:t>
      </w:r>
    </w:p>
    <w:p w:rsidR="00000000" w:rsidDel="00000000" w:rsidP="00000000" w:rsidRDefault="00000000" w:rsidRPr="00000000" w14:paraId="0000017E">
      <w:pPr>
        <w:spacing w:before="0" w:lineRule="auto"/>
        <w:rPr/>
      </w:pPr>
      <w:r w:rsidDel="00000000" w:rsidR="00000000" w:rsidRPr="00000000">
        <w:rPr>
          <w:rtl w:val="0"/>
        </w:rPr>
        <w:t xml:space="preserve">cancelar. Se mostrará un mensaje de éxito. </w:t>
      </w:r>
    </w:p>
    <w:p w:rsidR="00000000" w:rsidDel="00000000" w:rsidP="00000000" w:rsidRDefault="00000000" w:rsidRPr="00000000" w14:paraId="0000017F">
      <w:pPr>
        <w:rPr/>
      </w:pPr>
      <w:r w:rsidDel="00000000" w:rsidR="00000000" w:rsidRPr="00000000">
        <w:rPr/>
        <w:drawing>
          <wp:inline distB="114300" distT="114300" distL="114300" distR="114300">
            <wp:extent cx="5399730" cy="3530600"/>
            <wp:effectExtent b="0" l="0" r="0" t="0"/>
            <wp:docPr id="229" name="image77.png"/>
            <a:graphic>
              <a:graphicData uri="http://schemas.openxmlformats.org/drawingml/2006/picture">
                <pic:pic>
                  <pic:nvPicPr>
                    <pic:cNvPr id="0" name="image77.png"/>
                    <pic:cNvPicPr preferRelativeResize="0"/>
                  </pic:nvPicPr>
                  <pic:blipFill>
                    <a:blip r:embed="rId49"/>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b w:val="1"/>
          <w:bCs w:val="1"/>
          <w:rtl w:val="0"/>
        </w:rPr>
        <w:t xml:space="preserve">Nota</w:t>
      </w:r>
      <w:r w:rsidDel="00000000" w:rsidR="00000000" w:rsidRPr="00000000">
        <w:rPr>
          <w:rtl w:val="0"/>
        </w:rPr>
        <w:t xml:space="preserve">: Eliminar una etapa implica eliminar toda la información contenida en la misma. Se debe realizar con extremo cuidado asegurándose de seleccionar la etapa deseada, puesto que esta acción es irreversible.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heading=h.xbwu9ldwptpn" w:id="45"/>
      <w:bookmarkEnd w:id="45"/>
      <w:r w:rsidDel="00000000" w:rsidR="00000000" w:rsidRPr="00000000">
        <w:rPr>
          <w:rtl w:val="0"/>
        </w:rPr>
        <w:t xml:space="preserve">3.5.5 Módulo de iteraciones</w:t>
      </w:r>
    </w:p>
    <w:p w:rsidR="00000000" w:rsidDel="00000000" w:rsidP="00000000" w:rsidRDefault="00000000" w:rsidRPr="00000000" w14:paraId="00000184">
      <w:pPr>
        <w:rPr/>
      </w:pPr>
      <w:r w:rsidDel="00000000" w:rsidR="00000000" w:rsidRPr="00000000">
        <w:rPr>
          <w:rtl w:val="0"/>
        </w:rPr>
        <w:t xml:space="preserve">Para ingresar al módulo de iteraciones, es necesario seguir los siguientes pasos: </w:t>
      </w:r>
    </w:p>
    <w:p w:rsidR="00000000" w:rsidDel="00000000" w:rsidP="00000000" w:rsidRDefault="00000000" w:rsidRPr="00000000" w14:paraId="00000185">
      <w:pPr>
        <w:numPr>
          <w:ilvl w:val="0"/>
          <w:numId w:val="15"/>
        </w:numPr>
        <w:spacing w:after="0" w:afterAutospacing="0"/>
        <w:ind w:left="720" w:hanging="360"/>
        <w:rPr>
          <w:u w:val="none"/>
        </w:rPr>
      </w:pPr>
      <w:r w:rsidDel="00000000" w:rsidR="00000000" w:rsidRPr="00000000">
        <w:rPr>
          <w:rtl w:val="0"/>
        </w:rPr>
        <w:t xml:space="preserve">Ingresar al </w:t>
      </w:r>
      <w:hyperlink w:anchor="_heading=h.ycxbromoq9hx">
        <w:r w:rsidDel="00000000" w:rsidR="00000000" w:rsidRPr="00000000">
          <w:rPr>
            <w:color w:val="1155cc"/>
            <w:u w:val="single"/>
            <w:rtl w:val="0"/>
          </w:rPr>
          <w:t xml:space="preserve">módulo de etapas</w:t>
        </w:r>
      </w:hyperlink>
      <w:r w:rsidDel="00000000" w:rsidR="00000000" w:rsidRPr="00000000">
        <w:rPr>
          <w:rtl w:val="0"/>
        </w:rPr>
      </w:r>
    </w:p>
    <w:p w:rsidR="00000000" w:rsidDel="00000000" w:rsidP="00000000" w:rsidRDefault="00000000" w:rsidRPr="00000000" w14:paraId="00000186">
      <w:pPr>
        <w:numPr>
          <w:ilvl w:val="0"/>
          <w:numId w:val="15"/>
        </w:numPr>
        <w:spacing w:before="0" w:beforeAutospacing="0"/>
        <w:ind w:left="720" w:hanging="360"/>
        <w:rPr>
          <w:u w:val="none"/>
        </w:rPr>
      </w:pPr>
      <w:r w:rsidDel="00000000" w:rsidR="00000000" w:rsidRPr="00000000">
        <w:rPr>
          <w:rtl w:val="0"/>
        </w:rPr>
        <w:t xml:space="preserve">Hacer click en la tarjeta de la etapa deseada para visualizar sus iteraciones</w:t>
      </w:r>
    </w:p>
    <w:p w:rsidR="00000000" w:rsidDel="00000000" w:rsidP="00000000" w:rsidRDefault="00000000" w:rsidRPr="00000000" w14:paraId="00000187">
      <w:pPr>
        <w:ind w:left="0"/>
        <w:rPr/>
      </w:pPr>
      <w:r w:rsidDel="00000000" w:rsidR="00000000" w:rsidRPr="00000000">
        <w:rPr>
          <w:rtl w:val="0"/>
        </w:rPr>
        <w:t xml:space="preserve">Posteriormente, se accederá a una lista de iteraciones de la etapa seleccionada, donde se podrá observar: Número de iteración, fecha de inicio, fecha de fin, etapa a la que pertenece y progreso de la iteración.</w:t>
      </w:r>
    </w:p>
    <w:p w:rsidR="00000000" w:rsidDel="00000000" w:rsidP="00000000" w:rsidRDefault="00000000" w:rsidRPr="00000000" w14:paraId="00000188">
      <w:pPr>
        <w:ind w:left="0"/>
        <w:rPr/>
      </w:pPr>
      <w:r w:rsidDel="00000000" w:rsidR="00000000" w:rsidRPr="00000000">
        <w:rPr/>
        <w:drawing>
          <wp:inline distB="114300" distT="114300" distL="114300" distR="114300">
            <wp:extent cx="5399730" cy="2476500"/>
            <wp:effectExtent b="0" l="0" r="0" t="0"/>
            <wp:docPr id="245" name="image84.png"/>
            <a:graphic>
              <a:graphicData uri="http://schemas.openxmlformats.org/drawingml/2006/picture">
                <pic:pic>
                  <pic:nvPicPr>
                    <pic:cNvPr id="0" name="image84.png"/>
                    <pic:cNvPicPr preferRelativeResize="0"/>
                  </pic:nvPicPr>
                  <pic:blipFill>
                    <a:blip r:embed="rId50"/>
                    <a:srcRect b="0" l="0" r="0" t="0"/>
                    <a:stretch>
                      <a:fillRect/>
                    </a:stretch>
                  </pic:blipFill>
                  <pic:spPr>
                    <a:xfrm>
                      <a:off x="0" y="0"/>
                      <a:ext cx="539973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Style w:val="Heading4"/>
        <w:ind w:left="0"/>
        <w:rPr/>
      </w:pPr>
      <w:bookmarkStart w:colFirst="0" w:colLast="0" w:name="_heading=h.6kfzj01gta6o" w:id="46"/>
      <w:bookmarkEnd w:id="46"/>
      <w:r w:rsidDel="00000000" w:rsidR="00000000" w:rsidRPr="00000000">
        <w:rPr>
          <w:rtl w:val="0"/>
        </w:rPr>
        <w:t xml:space="preserve">Crear iteración </w:t>
      </w:r>
    </w:p>
    <w:p w:rsidR="00000000" w:rsidDel="00000000" w:rsidP="00000000" w:rsidRDefault="00000000" w:rsidRPr="00000000" w14:paraId="0000018A">
      <w:pPr>
        <w:rPr/>
      </w:pPr>
      <w:r w:rsidDel="00000000" w:rsidR="00000000" w:rsidRPr="00000000">
        <w:rPr>
          <w:rtl w:val="0"/>
        </w:rPr>
        <w:t xml:space="preserve">Para crear una iteración, deberá hacer click en el botón “Crear iteración”. Posteriormente se desplegará un formulario con la información a completar: </w:t>
      </w:r>
    </w:p>
    <w:p w:rsidR="00000000" w:rsidDel="00000000" w:rsidP="00000000" w:rsidRDefault="00000000" w:rsidRPr="00000000" w14:paraId="0000018B">
      <w:pPr>
        <w:numPr>
          <w:ilvl w:val="0"/>
          <w:numId w:val="16"/>
        </w:numPr>
        <w:spacing w:after="0" w:afterAutospacing="0"/>
        <w:ind w:left="720" w:hanging="360"/>
        <w:rPr>
          <w:u w:val="none"/>
        </w:rPr>
      </w:pPr>
      <w:r w:rsidDel="00000000" w:rsidR="00000000" w:rsidRPr="00000000">
        <w:rPr>
          <w:rtl w:val="0"/>
        </w:rPr>
        <w:t xml:space="preserve">Número de iteración: Este número se asignará automáticamente dependiendo de la cantidad de iteraciones en la etapa. </w:t>
      </w:r>
    </w:p>
    <w:p w:rsidR="00000000" w:rsidDel="00000000" w:rsidP="00000000" w:rsidRDefault="00000000" w:rsidRPr="00000000" w14:paraId="0000018C">
      <w:pPr>
        <w:numPr>
          <w:ilvl w:val="0"/>
          <w:numId w:val="16"/>
        </w:numPr>
        <w:spacing w:after="0" w:afterAutospacing="0" w:before="0" w:beforeAutospacing="0"/>
        <w:ind w:left="720" w:hanging="360"/>
        <w:rPr>
          <w:u w:val="none"/>
        </w:rPr>
      </w:pPr>
      <w:r w:rsidDel="00000000" w:rsidR="00000000" w:rsidRPr="00000000">
        <w:rPr>
          <w:rtl w:val="0"/>
        </w:rPr>
        <w:t xml:space="preserve">Descripción: Breve descripción de la iteración. Esta información no es obligatoria.</w:t>
      </w:r>
    </w:p>
    <w:p w:rsidR="00000000" w:rsidDel="00000000" w:rsidP="00000000" w:rsidRDefault="00000000" w:rsidRPr="00000000" w14:paraId="0000018D">
      <w:pPr>
        <w:numPr>
          <w:ilvl w:val="0"/>
          <w:numId w:val="16"/>
        </w:numPr>
        <w:spacing w:before="0" w:beforeAutospacing="0"/>
        <w:ind w:left="720" w:hanging="360"/>
        <w:rPr>
          <w:u w:val="none"/>
        </w:rPr>
      </w:pPr>
      <w:r w:rsidDel="00000000" w:rsidR="00000000" w:rsidRPr="00000000">
        <w:rPr>
          <w:rtl w:val="0"/>
        </w:rPr>
        <w:t xml:space="preserve">Fecha de inicio y fin:  Deberá ingresar una fecha de inicio y fin válidas. Esta información es obligatoria.</w:t>
      </w:r>
    </w:p>
    <w:p w:rsidR="00000000" w:rsidDel="00000000" w:rsidP="00000000" w:rsidRDefault="00000000" w:rsidRPr="00000000" w14:paraId="0000018E">
      <w:pPr>
        <w:ind w:left="0" w:firstLine="0"/>
        <w:rPr/>
      </w:pPr>
      <w:r w:rsidDel="00000000" w:rsidR="00000000" w:rsidRPr="00000000">
        <w:rPr>
          <w:rtl w:val="0"/>
        </w:rPr>
        <w:t xml:space="preserve">Luego, deberá hacer click en el botón “Crear iteración” para terminar la acción.</w:t>
      </w:r>
    </w:p>
    <w:p w:rsidR="00000000" w:rsidDel="00000000" w:rsidP="00000000" w:rsidRDefault="00000000" w:rsidRPr="00000000" w14:paraId="0000018F">
      <w:pPr>
        <w:ind w:left="0" w:firstLine="0"/>
        <w:rPr/>
      </w:pPr>
      <w:r w:rsidDel="00000000" w:rsidR="00000000" w:rsidRPr="00000000">
        <w:rPr/>
        <w:drawing>
          <wp:inline distB="114300" distT="114300" distL="114300" distR="114300">
            <wp:extent cx="5399730" cy="2895600"/>
            <wp:effectExtent b="0" l="0" r="0" t="0"/>
            <wp:docPr id="211" name="image71.png"/>
            <a:graphic>
              <a:graphicData uri="http://schemas.openxmlformats.org/drawingml/2006/picture">
                <pic:pic>
                  <pic:nvPicPr>
                    <pic:cNvPr id="0" name="image71.png"/>
                    <pic:cNvPicPr preferRelativeResize="0"/>
                  </pic:nvPicPr>
                  <pic:blipFill>
                    <a:blip r:embed="rId51"/>
                    <a:srcRect b="0" l="0" r="0" t="0"/>
                    <a:stretch>
                      <a:fillRect/>
                    </a:stretch>
                  </pic:blipFill>
                  <pic:spPr>
                    <a:xfrm>
                      <a:off x="0" y="0"/>
                      <a:ext cx="539973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Style w:val="Heading4"/>
        <w:ind w:left="0"/>
        <w:rPr/>
      </w:pPr>
      <w:bookmarkStart w:colFirst="0" w:colLast="0" w:name="_heading=h.ll6za1csyosb" w:id="47"/>
      <w:bookmarkEnd w:id="47"/>
      <w:r w:rsidDel="00000000" w:rsidR="00000000" w:rsidRPr="00000000">
        <w:rPr>
          <w:rtl w:val="0"/>
        </w:rPr>
        <w:t xml:space="preserve">Eliminar iteración</w:t>
      </w:r>
    </w:p>
    <w:p w:rsidR="00000000" w:rsidDel="00000000" w:rsidP="00000000" w:rsidRDefault="00000000" w:rsidRPr="00000000" w14:paraId="00000191">
      <w:pPr>
        <w:spacing w:before="0" w:lineRule="auto"/>
        <w:rPr/>
      </w:pPr>
      <w:r w:rsidDel="00000000" w:rsidR="00000000" w:rsidRPr="00000000">
        <w:rPr>
          <w:rtl w:val="0"/>
        </w:rPr>
        <w:t xml:space="preserve">Para eliminar una iteración, el líder deberá hacer click en el botón </w:t>
      </w:r>
      <w:r w:rsidDel="00000000" w:rsidR="00000000" w:rsidRPr="00000000">
        <w:rPr/>
        <w:drawing>
          <wp:inline distB="114300" distT="114300" distL="114300" distR="114300">
            <wp:extent cx="233245" cy="220969"/>
            <wp:effectExtent b="0" l="0" r="0" t="0"/>
            <wp:docPr id="22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33245" cy="220969"/>
                    </a:xfrm>
                    <a:prstGeom prst="rect"/>
                    <a:ln/>
                  </pic:spPr>
                </pic:pic>
              </a:graphicData>
            </a:graphic>
          </wp:inline>
        </w:drawing>
      </w:r>
      <w:r w:rsidDel="00000000" w:rsidR="00000000" w:rsidRPr="00000000">
        <w:rPr>
          <w:rtl w:val="0"/>
        </w:rPr>
        <w:t xml:space="preserve">. Posteriormente se</w:t>
      </w:r>
    </w:p>
    <w:p w:rsidR="00000000" w:rsidDel="00000000" w:rsidP="00000000" w:rsidRDefault="00000000" w:rsidRPr="00000000" w14:paraId="00000192">
      <w:pPr>
        <w:spacing w:before="0" w:lineRule="auto"/>
        <w:rPr/>
      </w:pPr>
      <w:r w:rsidDel="00000000" w:rsidR="00000000" w:rsidRPr="00000000">
        <w:rPr>
          <w:rtl w:val="0"/>
        </w:rPr>
        <w:t xml:space="preserve">desplegará un mensaje de confirmación para continuar con la acción. </w:t>
      </w:r>
    </w:p>
    <w:p w:rsidR="00000000" w:rsidDel="00000000" w:rsidP="00000000" w:rsidRDefault="00000000" w:rsidRPr="00000000" w14:paraId="00000193">
      <w:pPr>
        <w:rPr/>
      </w:pPr>
      <w:r w:rsidDel="00000000" w:rsidR="00000000" w:rsidRPr="00000000">
        <w:rPr/>
        <w:drawing>
          <wp:inline distB="114300" distT="114300" distL="114300" distR="114300">
            <wp:extent cx="5399730" cy="3048000"/>
            <wp:effectExtent b="0" l="0" r="0" t="0"/>
            <wp:docPr id="147" name="image2.png"/>
            <a:graphic>
              <a:graphicData uri="http://schemas.openxmlformats.org/drawingml/2006/picture">
                <pic:pic>
                  <pic:nvPicPr>
                    <pic:cNvPr id="0" name="image2.png"/>
                    <pic:cNvPicPr preferRelativeResize="0"/>
                  </pic:nvPicPr>
                  <pic:blipFill>
                    <a:blip r:embed="rId52"/>
                    <a:srcRect b="0" l="0" r="0" t="0"/>
                    <a:stretch>
                      <a:fillRect/>
                    </a:stretch>
                  </pic:blipFill>
                  <pic:spPr>
                    <a:xfrm>
                      <a:off x="0" y="0"/>
                      <a:ext cx="539973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spacing w:before="0" w:lineRule="auto"/>
        <w:rPr/>
      </w:pPr>
      <w:r w:rsidDel="00000000" w:rsidR="00000000" w:rsidRPr="00000000">
        <w:rPr>
          <w:rtl w:val="0"/>
        </w:rPr>
        <w:t xml:space="preserve">Si se desea continuar, el líder deberá hacer clic en “Sí, eliminar”, de lo contrario deberá</w:t>
      </w:r>
    </w:p>
    <w:p w:rsidR="00000000" w:rsidDel="00000000" w:rsidP="00000000" w:rsidRDefault="00000000" w:rsidRPr="00000000" w14:paraId="00000195">
      <w:pPr>
        <w:spacing w:before="0" w:lineRule="auto"/>
        <w:rPr/>
      </w:pPr>
      <w:r w:rsidDel="00000000" w:rsidR="00000000" w:rsidRPr="00000000">
        <w:rPr>
          <w:rtl w:val="0"/>
        </w:rPr>
        <w:t xml:space="preserve">cancelar. Se mostrará un mensaje de éxito. </w:t>
      </w:r>
    </w:p>
    <w:p w:rsidR="00000000" w:rsidDel="00000000" w:rsidP="00000000" w:rsidRDefault="00000000" w:rsidRPr="00000000" w14:paraId="00000196">
      <w:pPr>
        <w:rPr/>
      </w:pPr>
      <w:r w:rsidDel="00000000" w:rsidR="00000000" w:rsidRPr="00000000">
        <w:rPr/>
        <w:drawing>
          <wp:inline distB="114300" distT="114300" distL="114300" distR="114300">
            <wp:extent cx="5399730" cy="3035300"/>
            <wp:effectExtent b="0" l="0" r="0" t="0"/>
            <wp:docPr id="151"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39973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Nota</w:t>
      </w:r>
      <w:r w:rsidDel="00000000" w:rsidR="00000000" w:rsidRPr="00000000">
        <w:rPr>
          <w:rtl w:val="0"/>
        </w:rPr>
        <w:t xml:space="preserve">: Eliminar una iteración implica eliminar toda la información contenida en la misma. Se debe realizar con extremo cuidado asegurándose de seleccionar la iteración deseada, puesto que esta acción no se puede revertir.</w:t>
      </w:r>
    </w:p>
    <w:p w:rsidR="00000000" w:rsidDel="00000000" w:rsidP="00000000" w:rsidRDefault="00000000" w:rsidRPr="00000000" w14:paraId="00000198">
      <w:pPr>
        <w:pStyle w:val="Heading3"/>
        <w:ind w:left="0"/>
        <w:rPr/>
      </w:pPr>
      <w:bookmarkStart w:colFirst="0" w:colLast="0" w:name="_heading=h.ihturres4a2j" w:id="48"/>
      <w:bookmarkEnd w:id="48"/>
      <w:r w:rsidDel="00000000" w:rsidR="00000000" w:rsidRPr="00000000">
        <w:rPr>
          <w:rtl w:val="0"/>
        </w:rPr>
        <w:t xml:space="preserve">3.5.6 Módulo de planificación </w:t>
      </w:r>
    </w:p>
    <w:p w:rsidR="00000000" w:rsidDel="00000000" w:rsidP="00000000" w:rsidRDefault="00000000" w:rsidRPr="00000000" w14:paraId="00000199">
      <w:pPr>
        <w:spacing w:before="0" w:lineRule="auto"/>
        <w:rPr/>
      </w:pPr>
      <w:r w:rsidDel="00000000" w:rsidR="00000000" w:rsidRPr="00000000">
        <w:rPr>
          <w:rtl w:val="0"/>
        </w:rPr>
        <w:t xml:space="preserve">En el módulo de planificación se listan todas las tareas que existen para una iteración en </w:t>
      </w:r>
    </w:p>
    <w:p w:rsidR="00000000" w:rsidDel="00000000" w:rsidP="00000000" w:rsidRDefault="00000000" w:rsidRPr="00000000" w14:paraId="0000019A">
      <w:pPr>
        <w:spacing w:before="0" w:lineRule="auto"/>
        <w:rPr/>
      </w:pPr>
      <w:r w:rsidDel="00000000" w:rsidR="00000000" w:rsidRPr="00000000">
        <w:rPr>
          <w:rtl w:val="0"/>
        </w:rPr>
        <w:t xml:space="preserve">particular, existen dos casos de acceso a la planificación: Planificación de la iteración actual y </w:t>
      </w:r>
    </w:p>
    <w:p w:rsidR="00000000" w:rsidDel="00000000" w:rsidP="00000000" w:rsidRDefault="00000000" w:rsidRPr="00000000" w14:paraId="0000019B">
      <w:pPr>
        <w:spacing w:before="0" w:lineRule="auto"/>
        <w:rPr/>
      </w:pPr>
      <w:r w:rsidDel="00000000" w:rsidR="00000000" w:rsidRPr="00000000">
        <w:rPr>
          <w:rtl w:val="0"/>
        </w:rPr>
        <w:t xml:space="preserve">planificación de una iteración pasada.</w:t>
      </w:r>
    </w:p>
    <w:p w:rsidR="00000000" w:rsidDel="00000000" w:rsidP="00000000" w:rsidRDefault="00000000" w:rsidRPr="00000000" w14:paraId="0000019C">
      <w:pPr>
        <w:spacing w:before="0" w:lineRule="auto"/>
        <w:rPr/>
      </w:pPr>
      <w:r w:rsidDel="00000000" w:rsidR="00000000" w:rsidRPr="00000000">
        <w:rPr>
          <w:rtl w:val="0"/>
        </w:rPr>
      </w:r>
    </w:p>
    <w:p w:rsidR="00000000" w:rsidDel="00000000" w:rsidP="00000000" w:rsidRDefault="00000000" w:rsidRPr="00000000" w14:paraId="0000019D">
      <w:pPr>
        <w:pStyle w:val="Heading4"/>
        <w:spacing w:before="0" w:lineRule="auto"/>
        <w:rPr/>
      </w:pPr>
      <w:bookmarkStart w:colFirst="0" w:colLast="0" w:name="_heading=h.w985rbvqp7dc" w:id="49"/>
      <w:bookmarkEnd w:id="49"/>
      <w:r w:rsidDel="00000000" w:rsidR="00000000" w:rsidRPr="00000000">
        <w:rPr>
          <w:rtl w:val="0"/>
        </w:rPr>
        <w:t xml:space="preserve">Planificación de iteración actual</w:t>
      </w:r>
    </w:p>
    <w:p w:rsidR="00000000" w:rsidDel="00000000" w:rsidP="00000000" w:rsidRDefault="00000000" w:rsidRPr="00000000" w14:paraId="0000019E">
      <w:pPr>
        <w:rPr/>
      </w:pPr>
      <w:r w:rsidDel="00000000" w:rsidR="00000000" w:rsidRPr="00000000">
        <w:rPr>
          <w:rtl w:val="0"/>
        </w:rPr>
        <w:t xml:space="preserve">Para ingresar a una planificación de una iteración actual, existen dos caminos posibles:</w:t>
      </w:r>
    </w:p>
    <w:p w:rsidR="00000000" w:rsidDel="00000000" w:rsidP="00000000" w:rsidRDefault="00000000" w:rsidRPr="00000000" w14:paraId="0000019F">
      <w:pPr>
        <w:numPr>
          <w:ilvl w:val="0"/>
          <w:numId w:val="6"/>
        </w:numPr>
        <w:spacing w:after="0" w:afterAutospacing="0"/>
        <w:ind w:left="720" w:hanging="360"/>
        <w:rPr>
          <w:u w:val="none"/>
        </w:rPr>
      </w:pPr>
      <w:r w:rsidDel="00000000" w:rsidR="00000000" w:rsidRPr="00000000">
        <w:rPr>
          <w:rtl w:val="0"/>
        </w:rPr>
        <w:t xml:space="preserve">Seguir los mismos pasos para ingresar a una </w:t>
      </w:r>
      <w:hyperlink w:anchor="_heading=h.p46bg01bmscn">
        <w:r w:rsidDel="00000000" w:rsidR="00000000" w:rsidRPr="00000000">
          <w:rPr>
            <w:color w:val="1155cc"/>
            <w:u w:val="single"/>
            <w:rtl w:val="0"/>
          </w:rPr>
          <w:t xml:space="preserve">iteración pasada</w:t>
        </w:r>
      </w:hyperlink>
      <w:r w:rsidDel="00000000" w:rsidR="00000000" w:rsidRPr="00000000">
        <w:rPr>
          <w:rtl w:val="0"/>
        </w:rPr>
        <w:t xml:space="preserve">, seleccionando la iteración actual. </w:t>
      </w:r>
    </w:p>
    <w:p w:rsidR="00000000" w:rsidDel="00000000" w:rsidP="00000000" w:rsidRDefault="00000000" w:rsidRPr="00000000" w14:paraId="000001A0">
      <w:pPr>
        <w:numPr>
          <w:ilvl w:val="0"/>
          <w:numId w:val="6"/>
        </w:numPr>
        <w:spacing w:before="0" w:beforeAutospacing="0"/>
        <w:ind w:left="720" w:hanging="360"/>
        <w:rPr>
          <w:u w:val="none"/>
        </w:rPr>
      </w:pPr>
      <w:r w:rsidDel="00000000" w:rsidR="00000000" w:rsidRPr="00000000">
        <w:rPr>
          <w:rtl w:val="0"/>
        </w:rPr>
        <w:t xml:space="preserve">Ingresar a través de la barra de navegación mediante la selección del elemento “Planificación” este buscará la iteración actual automáticamente.</w:t>
      </w:r>
    </w:p>
    <w:p w:rsidR="00000000" w:rsidDel="00000000" w:rsidP="00000000" w:rsidRDefault="00000000" w:rsidRPr="00000000" w14:paraId="000001A1">
      <w:pPr>
        <w:ind w:left="0" w:firstLine="0"/>
        <w:rPr/>
      </w:pPr>
      <w:r w:rsidDel="00000000" w:rsidR="00000000" w:rsidRPr="00000000">
        <w:rPr/>
        <w:drawing>
          <wp:inline distB="114300" distT="114300" distL="114300" distR="114300">
            <wp:extent cx="5399730" cy="3467100"/>
            <wp:effectExtent b="0" l="0" r="0" t="0"/>
            <wp:docPr id="237" name="image83.png"/>
            <a:graphic>
              <a:graphicData uri="http://schemas.openxmlformats.org/drawingml/2006/picture">
                <pic:pic>
                  <pic:nvPicPr>
                    <pic:cNvPr id="0" name="image83.png"/>
                    <pic:cNvPicPr preferRelativeResize="0"/>
                  </pic:nvPicPr>
                  <pic:blipFill>
                    <a:blip r:embed="rId54"/>
                    <a:srcRect b="0" l="0" r="0" t="0"/>
                    <a:stretch>
                      <a:fillRect/>
                    </a:stretch>
                  </pic:blipFill>
                  <pic:spPr>
                    <a:xfrm>
                      <a:off x="0" y="0"/>
                      <a:ext cx="539973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ind w:left="0" w:firstLine="0"/>
        <w:rPr/>
      </w:pPr>
      <w:r w:rsidDel="00000000" w:rsidR="00000000" w:rsidRPr="00000000">
        <w:rPr>
          <w:rtl w:val="0"/>
        </w:rPr>
        <w:t xml:space="preserve">En esta pantalla, el líder tiene acceso a las funciones de: Crear una nueva tarea, editar una tarea, eliminar una tarea, cambiar estado de una tarea, agregar un comentario, eliminar un comentario, crear una nueva categoría, editar una categoría, eliminar una categoría, aceptar una tarea propuesta, rechazar una tarea propuesta. </w:t>
      </w:r>
    </w:p>
    <w:p w:rsidR="00000000" w:rsidDel="00000000" w:rsidP="00000000" w:rsidRDefault="00000000" w:rsidRPr="00000000" w14:paraId="000001A3">
      <w:pPr>
        <w:pStyle w:val="Heading5"/>
        <w:ind w:left="0" w:firstLine="0"/>
        <w:rPr/>
      </w:pPr>
      <w:bookmarkStart w:colFirst="0" w:colLast="0" w:name="_heading=h.a0mzl5wekpti" w:id="50"/>
      <w:bookmarkEnd w:id="50"/>
      <w:r w:rsidDel="00000000" w:rsidR="00000000" w:rsidRPr="00000000">
        <w:rPr>
          <w:rtl w:val="0"/>
        </w:rPr>
        <w:t xml:space="preserve">Crear una  nueva tarea</w:t>
      </w:r>
    </w:p>
    <w:p w:rsidR="00000000" w:rsidDel="00000000" w:rsidP="00000000" w:rsidRDefault="00000000" w:rsidRPr="00000000" w14:paraId="000001A4">
      <w:pPr>
        <w:rPr/>
      </w:pPr>
      <w:r w:rsidDel="00000000" w:rsidR="00000000" w:rsidRPr="00000000">
        <w:rPr>
          <w:rtl w:val="0"/>
        </w:rPr>
        <w:t xml:space="preserve">Para crear una nueva tarea el líder debe hacer click en el botón “Nueva tarea” (</w:t>
      </w:r>
      <w:r w:rsidDel="00000000" w:rsidR="00000000" w:rsidRPr="00000000">
        <w:rPr/>
        <w:drawing>
          <wp:inline distB="114300" distT="114300" distL="114300" distR="114300">
            <wp:extent cx="649180" cy="218746"/>
            <wp:effectExtent b="0" l="0" r="0" t="0"/>
            <wp:docPr id="172" name="image33.png"/>
            <a:graphic>
              <a:graphicData uri="http://schemas.openxmlformats.org/drawingml/2006/picture">
                <pic:pic>
                  <pic:nvPicPr>
                    <pic:cNvPr id="0" name="image33.png"/>
                    <pic:cNvPicPr preferRelativeResize="0"/>
                  </pic:nvPicPr>
                  <pic:blipFill>
                    <a:blip r:embed="rId55"/>
                    <a:srcRect b="0" l="0" r="0" t="0"/>
                    <a:stretch>
                      <a:fillRect/>
                    </a:stretch>
                  </pic:blipFill>
                  <pic:spPr>
                    <a:xfrm>
                      <a:off x="0" y="0"/>
                      <a:ext cx="649180" cy="218746"/>
                    </a:xfrm>
                    <a:prstGeom prst="rect"/>
                    <a:ln/>
                  </pic:spPr>
                </pic:pic>
              </a:graphicData>
            </a:graphic>
          </wp:inline>
        </w:drawing>
      </w:r>
      <w:r w:rsidDel="00000000" w:rsidR="00000000" w:rsidRPr="00000000">
        <w:rPr>
          <w:rtl w:val="0"/>
        </w:rPr>
        <w:t xml:space="preserve">). Posteriormente, se desplegará un formulario con la información que deberá completar: </w:t>
      </w:r>
    </w:p>
    <w:p w:rsidR="00000000" w:rsidDel="00000000" w:rsidP="00000000" w:rsidRDefault="00000000" w:rsidRPr="00000000" w14:paraId="000001A5">
      <w:pPr>
        <w:numPr>
          <w:ilvl w:val="0"/>
          <w:numId w:val="23"/>
        </w:numPr>
        <w:spacing w:after="0" w:afterAutospacing="0"/>
        <w:ind w:left="720" w:hanging="360"/>
        <w:rPr>
          <w:u w:val="none"/>
        </w:rPr>
      </w:pPr>
      <w:r w:rsidDel="00000000" w:rsidR="00000000" w:rsidRPr="00000000">
        <w:rPr>
          <w:rtl w:val="0"/>
        </w:rPr>
        <w:t xml:space="preserve">Título: Nombre descriptivo de la tarea. Esta información es obligatoria. </w:t>
      </w:r>
    </w:p>
    <w:p w:rsidR="00000000" w:rsidDel="00000000" w:rsidP="00000000" w:rsidRDefault="00000000" w:rsidRPr="00000000" w14:paraId="000001A6">
      <w:pPr>
        <w:numPr>
          <w:ilvl w:val="0"/>
          <w:numId w:val="23"/>
        </w:numPr>
        <w:spacing w:after="0" w:afterAutospacing="0" w:before="0" w:beforeAutospacing="0"/>
        <w:ind w:left="720" w:hanging="360"/>
        <w:rPr>
          <w:u w:val="none"/>
        </w:rPr>
      </w:pPr>
      <w:r w:rsidDel="00000000" w:rsidR="00000000" w:rsidRPr="00000000">
        <w:rPr>
          <w:rtl w:val="0"/>
        </w:rPr>
        <w:t xml:space="preserve">Prioridad: Baja, media, alta. Esta información es obligatoria.</w:t>
      </w:r>
    </w:p>
    <w:p w:rsidR="00000000" w:rsidDel="00000000" w:rsidP="00000000" w:rsidRDefault="00000000" w:rsidRPr="00000000" w14:paraId="000001A7">
      <w:pPr>
        <w:numPr>
          <w:ilvl w:val="0"/>
          <w:numId w:val="23"/>
        </w:numPr>
        <w:spacing w:after="0" w:afterAutospacing="0" w:before="0" w:beforeAutospacing="0"/>
        <w:ind w:left="720" w:hanging="360"/>
        <w:rPr>
          <w:u w:val="none"/>
        </w:rPr>
      </w:pPr>
      <w:r w:rsidDel="00000000" w:rsidR="00000000" w:rsidRPr="00000000">
        <w:rPr>
          <w:rtl w:val="0"/>
        </w:rPr>
        <w:t xml:space="preserve">Descripción: Detalles y objetivos de la tarea. Esta información no es obligatoria. </w:t>
      </w:r>
    </w:p>
    <w:p w:rsidR="00000000" w:rsidDel="00000000" w:rsidP="00000000" w:rsidRDefault="00000000" w:rsidRPr="00000000" w14:paraId="000001A8">
      <w:pPr>
        <w:numPr>
          <w:ilvl w:val="0"/>
          <w:numId w:val="23"/>
        </w:numPr>
        <w:spacing w:after="0" w:afterAutospacing="0" w:before="0" w:beforeAutospacing="0"/>
        <w:ind w:left="720" w:hanging="360"/>
        <w:rPr>
          <w:u w:val="none"/>
        </w:rPr>
      </w:pPr>
      <w:r w:rsidDel="00000000" w:rsidR="00000000" w:rsidRPr="00000000">
        <w:rPr>
          <w:rtl w:val="0"/>
        </w:rPr>
        <w:t xml:space="preserve">Categoria: Categoria a la que pertenece la tarea (Ej: Desarrollo, documentación, etc). Esta información es obligatoria.</w:t>
      </w:r>
    </w:p>
    <w:p w:rsidR="00000000" w:rsidDel="00000000" w:rsidP="00000000" w:rsidRDefault="00000000" w:rsidRPr="00000000" w14:paraId="000001A9">
      <w:pPr>
        <w:numPr>
          <w:ilvl w:val="0"/>
          <w:numId w:val="23"/>
        </w:numPr>
        <w:spacing w:after="0" w:afterAutospacing="0" w:before="0" w:beforeAutospacing="0"/>
        <w:ind w:left="720" w:hanging="360"/>
        <w:rPr>
          <w:u w:val="none"/>
        </w:rPr>
      </w:pPr>
      <w:r w:rsidDel="00000000" w:rsidR="00000000" w:rsidRPr="00000000">
        <w:rPr>
          <w:rtl w:val="0"/>
        </w:rPr>
        <w:t xml:space="preserve">Responsable: Miembro asignado a la tarea. Esta información es obligatoria.</w:t>
      </w:r>
    </w:p>
    <w:p w:rsidR="00000000" w:rsidDel="00000000" w:rsidP="00000000" w:rsidRDefault="00000000" w:rsidRPr="00000000" w14:paraId="000001AA">
      <w:pPr>
        <w:numPr>
          <w:ilvl w:val="0"/>
          <w:numId w:val="23"/>
        </w:numPr>
        <w:spacing w:after="0" w:afterAutospacing="0" w:before="0" w:beforeAutospacing="0"/>
        <w:ind w:left="720" w:hanging="360"/>
        <w:rPr>
          <w:u w:val="none"/>
        </w:rPr>
      </w:pPr>
      <w:r w:rsidDel="00000000" w:rsidR="00000000" w:rsidRPr="00000000">
        <w:rPr>
          <w:rtl w:val="0"/>
        </w:rPr>
        <w:t xml:space="preserve">Fecha de inicio: Fecha en la que iniciará la tarea (esta fecha no puede ser anterior al inicio de la iteración). Esta información es obligatoria.</w:t>
      </w:r>
    </w:p>
    <w:p w:rsidR="00000000" w:rsidDel="00000000" w:rsidP="00000000" w:rsidRDefault="00000000" w:rsidRPr="00000000" w14:paraId="000001AB">
      <w:pPr>
        <w:numPr>
          <w:ilvl w:val="0"/>
          <w:numId w:val="23"/>
        </w:numPr>
        <w:spacing w:after="0" w:afterAutospacing="0" w:before="0" w:beforeAutospacing="0"/>
        <w:ind w:left="720" w:hanging="360"/>
        <w:rPr>
          <w:u w:val="none"/>
        </w:rPr>
      </w:pPr>
      <w:r w:rsidDel="00000000" w:rsidR="00000000" w:rsidRPr="00000000">
        <w:rPr>
          <w:rtl w:val="0"/>
        </w:rPr>
        <w:t xml:space="preserve">Fecha de fin: Fecha en la que terminará la tarea (esta fecha no puede ser posterior al fin de la iteración). Esta información es obligatoria.</w:t>
      </w:r>
    </w:p>
    <w:p w:rsidR="00000000" w:rsidDel="00000000" w:rsidP="00000000" w:rsidRDefault="00000000" w:rsidRPr="00000000" w14:paraId="000001AC">
      <w:pPr>
        <w:numPr>
          <w:ilvl w:val="0"/>
          <w:numId w:val="23"/>
        </w:numPr>
        <w:spacing w:after="0" w:afterAutospacing="0" w:before="0" w:beforeAutospacing="0"/>
        <w:ind w:left="720" w:hanging="360"/>
        <w:rPr>
          <w:u w:val="none"/>
        </w:rPr>
      </w:pPr>
      <w:r w:rsidDel="00000000" w:rsidR="00000000" w:rsidRPr="00000000">
        <w:rPr>
          <w:rtl w:val="0"/>
        </w:rPr>
        <w:t xml:space="preserve">Horas estimadas: Horas que llevará la tarea. Esta información no es obligatoria. </w:t>
      </w:r>
    </w:p>
    <w:p w:rsidR="00000000" w:rsidDel="00000000" w:rsidP="00000000" w:rsidRDefault="00000000" w:rsidRPr="00000000" w14:paraId="000001AD">
      <w:pPr>
        <w:numPr>
          <w:ilvl w:val="0"/>
          <w:numId w:val="23"/>
        </w:numPr>
        <w:spacing w:after="0" w:afterAutospacing="0" w:before="0" w:beforeAutospacing="0"/>
        <w:ind w:left="720" w:hanging="360"/>
        <w:rPr>
          <w:u w:val="none"/>
        </w:rPr>
      </w:pPr>
      <w:r w:rsidDel="00000000" w:rsidR="00000000" w:rsidRPr="00000000">
        <w:rPr>
          <w:rtl w:val="0"/>
        </w:rPr>
        <w:t xml:space="preserve">Iteración: Esta se asigna automáticamente a la iteración actual. Esta información es obligatoria. </w:t>
      </w:r>
    </w:p>
    <w:p w:rsidR="00000000" w:rsidDel="00000000" w:rsidP="00000000" w:rsidRDefault="00000000" w:rsidRPr="00000000" w14:paraId="000001AE">
      <w:pPr>
        <w:numPr>
          <w:ilvl w:val="0"/>
          <w:numId w:val="23"/>
        </w:numPr>
        <w:spacing w:before="0" w:beforeAutospacing="0"/>
        <w:ind w:left="720" w:hanging="360"/>
        <w:rPr>
          <w:u w:val="none"/>
        </w:rPr>
      </w:pPr>
      <w:r w:rsidDel="00000000" w:rsidR="00000000" w:rsidRPr="00000000">
        <w:rPr>
          <w:rtl w:val="0"/>
        </w:rPr>
        <w:t xml:space="preserve">Tarea de la que depende: Tareas que deben completarse antes. Esta información no es obligatoria.</w:t>
      </w:r>
    </w:p>
    <w:p w:rsidR="00000000" w:rsidDel="00000000" w:rsidP="00000000" w:rsidRDefault="00000000" w:rsidRPr="00000000" w14:paraId="000001AF">
      <w:pPr>
        <w:ind w:left="0" w:firstLine="0"/>
        <w:rPr/>
      </w:pPr>
      <w:r w:rsidDel="00000000" w:rsidR="00000000" w:rsidRPr="00000000">
        <w:rPr>
          <w:rtl w:val="0"/>
        </w:rPr>
        <w:t xml:space="preserve">Una vez completados los campos, se debe hacer click en el botón “Agregar tarea” (</w:t>
      </w:r>
      <w:r w:rsidDel="00000000" w:rsidR="00000000" w:rsidRPr="00000000">
        <w:rPr/>
        <w:drawing>
          <wp:inline distB="114300" distT="114300" distL="114300" distR="114300">
            <wp:extent cx="637442" cy="190500"/>
            <wp:effectExtent b="0" l="0" r="0" t="0"/>
            <wp:docPr id="228" name="image76.png"/>
            <a:graphic>
              <a:graphicData uri="http://schemas.openxmlformats.org/drawingml/2006/picture">
                <pic:pic>
                  <pic:nvPicPr>
                    <pic:cNvPr id="0" name="image76.png"/>
                    <pic:cNvPicPr preferRelativeResize="0"/>
                  </pic:nvPicPr>
                  <pic:blipFill>
                    <a:blip r:embed="rId56"/>
                    <a:srcRect b="0" l="0" r="0" t="0"/>
                    <a:stretch>
                      <a:fillRect/>
                    </a:stretch>
                  </pic:blipFill>
                  <pic:spPr>
                    <a:xfrm>
                      <a:off x="0" y="0"/>
                      <a:ext cx="637442" cy="190500"/>
                    </a:xfrm>
                    <a:prstGeom prst="rect"/>
                    <a:ln/>
                  </pic:spPr>
                </pic:pic>
              </a:graphicData>
            </a:graphic>
          </wp:inline>
        </w:drawing>
      </w:r>
      <w:r w:rsidDel="00000000" w:rsidR="00000000" w:rsidRPr="00000000">
        <w:rPr>
          <w:rtl w:val="0"/>
        </w:rPr>
        <w:t xml:space="preserve">) para completar la acción.</w:t>
      </w:r>
    </w:p>
    <w:p w:rsidR="00000000" w:rsidDel="00000000" w:rsidP="00000000" w:rsidRDefault="00000000" w:rsidRPr="00000000" w14:paraId="000001B0">
      <w:pPr>
        <w:ind w:left="0" w:firstLine="0"/>
        <w:rPr/>
      </w:pPr>
      <w:r w:rsidDel="00000000" w:rsidR="00000000" w:rsidRPr="00000000">
        <w:rPr/>
        <w:drawing>
          <wp:inline distB="114300" distT="114300" distL="114300" distR="114300">
            <wp:extent cx="5399730" cy="3556000"/>
            <wp:effectExtent b="0" l="0" r="0" t="0"/>
            <wp:docPr id="241" name="image90.png"/>
            <a:graphic>
              <a:graphicData uri="http://schemas.openxmlformats.org/drawingml/2006/picture">
                <pic:pic>
                  <pic:nvPicPr>
                    <pic:cNvPr id="0" name="image90.png"/>
                    <pic:cNvPicPr preferRelativeResize="0"/>
                  </pic:nvPicPr>
                  <pic:blipFill>
                    <a:blip r:embed="rId57"/>
                    <a:srcRect b="0" l="0" r="0" t="0"/>
                    <a:stretch>
                      <a:fillRect/>
                    </a:stretch>
                  </pic:blipFill>
                  <pic:spPr>
                    <a:xfrm>
                      <a:off x="0" y="0"/>
                      <a:ext cx="539973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r>
    </w:p>
    <w:p w:rsidR="00000000" w:rsidDel="00000000" w:rsidP="00000000" w:rsidRDefault="00000000" w:rsidRPr="00000000" w14:paraId="000001B2">
      <w:pPr>
        <w:pStyle w:val="Heading5"/>
        <w:ind w:left="0" w:firstLine="0"/>
        <w:rPr/>
      </w:pPr>
      <w:bookmarkStart w:colFirst="0" w:colLast="0" w:name="_heading=h.au9zglsiezyt" w:id="51"/>
      <w:bookmarkEnd w:id="51"/>
      <w:r w:rsidDel="00000000" w:rsidR="00000000" w:rsidRPr="00000000">
        <w:rPr>
          <w:rtl w:val="0"/>
        </w:rPr>
        <w:t xml:space="preserve">Eliminar una tarea</w:t>
      </w:r>
    </w:p>
    <w:p w:rsidR="00000000" w:rsidDel="00000000" w:rsidP="00000000" w:rsidRDefault="00000000" w:rsidRPr="00000000" w14:paraId="000001B3">
      <w:pPr>
        <w:rPr/>
      </w:pPr>
      <w:r w:rsidDel="00000000" w:rsidR="00000000" w:rsidRPr="00000000">
        <w:rPr>
          <w:rtl w:val="0"/>
        </w:rPr>
        <w:t xml:space="preserve">Para eliminar una tarea, el líder debe seguir los siguientes pasos: </w:t>
      </w:r>
    </w:p>
    <w:p w:rsidR="00000000" w:rsidDel="00000000" w:rsidP="00000000" w:rsidRDefault="00000000" w:rsidRPr="00000000" w14:paraId="000001B4">
      <w:pPr>
        <w:numPr>
          <w:ilvl w:val="0"/>
          <w:numId w:val="5"/>
        </w:numPr>
        <w:spacing w:after="0" w:afterAutospacing="0"/>
        <w:ind w:left="720" w:hanging="360"/>
        <w:rPr>
          <w:u w:val="none"/>
        </w:rPr>
      </w:pPr>
      <w:r w:rsidDel="00000000" w:rsidR="00000000" w:rsidRPr="00000000">
        <w:rPr>
          <w:rtl w:val="0"/>
        </w:rPr>
        <w:t xml:space="preserve">Desplegar el menú de acciones </w:t>
      </w:r>
      <w:r w:rsidDel="00000000" w:rsidR="00000000" w:rsidRPr="00000000">
        <w:rPr/>
        <w:drawing>
          <wp:inline distB="114300" distT="114300" distL="114300" distR="114300">
            <wp:extent cx="610115" cy="242482"/>
            <wp:effectExtent b="0" l="0" r="0" t="0"/>
            <wp:docPr id="193"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610115" cy="242482"/>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B5">
      <w:pPr>
        <w:numPr>
          <w:ilvl w:val="0"/>
          <w:numId w:val="5"/>
        </w:numPr>
        <w:spacing w:before="0" w:beforeAutospacing="0"/>
        <w:ind w:left="720" w:hanging="360"/>
        <w:rPr>
          <w:u w:val="none"/>
        </w:rPr>
      </w:pPr>
      <w:r w:rsidDel="00000000" w:rsidR="00000000" w:rsidRPr="00000000">
        <w:rPr>
          <w:rtl w:val="0"/>
        </w:rPr>
        <w:t xml:space="preserve">Seleccionar la opción de “Eliminar” </w:t>
      </w:r>
    </w:p>
    <w:p w:rsidR="00000000" w:rsidDel="00000000" w:rsidP="00000000" w:rsidRDefault="00000000" w:rsidRPr="00000000" w14:paraId="000001B6">
      <w:pPr>
        <w:spacing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203938</wp:posOffset>
            </wp:positionV>
            <wp:extent cx="895529" cy="988813"/>
            <wp:effectExtent b="0" l="0" r="0" t="0"/>
            <wp:wrapSquare wrapText="bothSides" distB="114300" distT="114300" distL="114300" distR="114300"/>
            <wp:docPr id="159"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895529" cy="988813"/>
                    </a:xfrm>
                    <a:prstGeom prst="rect"/>
                    <a:ln/>
                  </pic:spPr>
                </pic:pic>
              </a:graphicData>
            </a:graphic>
          </wp:anchor>
        </w:drawing>
      </w:r>
    </w:p>
    <w:p w:rsidR="00000000" w:rsidDel="00000000" w:rsidP="00000000" w:rsidRDefault="00000000" w:rsidRPr="00000000" w14:paraId="000001B7">
      <w:pPr>
        <w:spacing w:before="0" w:lineRule="auto"/>
        <w:rPr/>
      </w:pPr>
      <w:r w:rsidDel="00000000" w:rsidR="00000000" w:rsidRPr="00000000">
        <w:rPr>
          <w:rtl w:val="0"/>
        </w:rPr>
      </w:r>
    </w:p>
    <w:p w:rsidR="00000000" w:rsidDel="00000000" w:rsidP="00000000" w:rsidRDefault="00000000" w:rsidRPr="00000000" w14:paraId="000001B8">
      <w:pPr>
        <w:spacing w:before="0" w:lineRule="auto"/>
        <w:rPr/>
      </w:pPr>
      <w:r w:rsidDel="00000000" w:rsidR="00000000" w:rsidRPr="00000000">
        <w:rPr>
          <w:rtl w:val="0"/>
        </w:rPr>
      </w:r>
    </w:p>
    <w:p w:rsidR="00000000" w:rsidDel="00000000" w:rsidP="00000000" w:rsidRDefault="00000000" w:rsidRPr="00000000" w14:paraId="000001B9">
      <w:pPr>
        <w:spacing w:before="0" w:lineRule="auto"/>
        <w:rPr/>
      </w:pPr>
      <w:r w:rsidDel="00000000" w:rsidR="00000000" w:rsidRPr="00000000">
        <w:rPr>
          <w:rtl w:val="0"/>
        </w:rPr>
      </w:r>
    </w:p>
    <w:p w:rsidR="00000000" w:rsidDel="00000000" w:rsidP="00000000" w:rsidRDefault="00000000" w:rsidRPr="00000000" w14:paraId="000001BA">
      <w:pPr>
        <w:spacing w:before="0" w:lineRule="auto"/>
        <w:rPr/>
      </w:pPr>
      <w:r w:rsidDel="00000000" w:rsidR="00000000" w:rsidRPr="00000000">
        <w:rPr>
          <w:rtl w:val="0"/>
        </w:rPr>
      </w:r>
    </w:p>
    <w:p w:rsidR="00000000" w:rsidDel="00000000" w:rsidP="00000000" w:rsidRDefault="00000000" w:rsidRPr="00000000" w14:paraId="000001BB">
      <w:pPr>
        <w:spacing w:before="0" w:lineRule="auto"/>
        <w:rPr/>
      </w:pPr>
      <w:r w:rsidDel="00000000" w:rsidR="00000000" w:rsidRPr="00000000">
        <w:rPr>
          <w:rtl w:val="0"/>
        </w:rPr>
      </w:r>
    </w:p>
    <w:p w:rsidR="00000000" w:rsidDel="00000000" w:rsidP="00000000" w:rsidRDefault="00000000" w:rsidRPr="00000000" w14:paraId="000001BC">
      <w:pPr>
        <w:spacing w:before="0" w:lineRule="auto"/>
        <w:rPr/>
      </w:pPr>
      <w:r w:rsidDel="00000000" w:rsidR="00000000" w:rsidRPr="00000000">
        <w:rPr>
          <w:rtl w:val="0"/>
        </w:rPr>
      </w:r>
    </w:p>
    <w:p w:rsidR="00000000" w:rsidDel="00000000" w:rsidP="00000000" w:rsidRDefault="00000000" w:rsidRPr="00000000" w14:paraId="000001BD">
      <w:pPr>
        <w:spacing w:before="0" w:lineRule="auto"/>
        <w:ind w:left="0" w:firstLine="0"/>
        <w:rPr/>
      </w:pPr>
      <w:r w:rsidDel="00000000" w:rsidR="00000000" w:rsidRPr="00000000">
        <w:rPr>
          <w:rtl w:val="0"/>
        </w:rPr>
        <w:t xml:space="preserve">Una vez clickeado el botón de eliminar en la tarea deseada, se mostrará un mensaje de confirmación para continuar con la acción, haciendo click en “Sí, eliminar” para finalizar. </w:t>
      </w:r>
    </w:p>
    <w:p w:rsidR="00000000" w:rsidDel="00000000" w:rsidP="00000000" w:rsidRDefault="00000000" w:rsidRPr="00000000" w14:paraId="000001BE">
      <w:pPr>
        <w:spacing w:before="0" w:lineRule="auto"/>
        <w:ind w:left="0" w:firstLine="0"/>
        <w:rPr/>
      </w:pPr>
      <w:r w:rsidDel="00000000" w:rsidR="00000000" w:rsidRPr="00000000">
        <w:rPr/>
        <w:drawing>
          <wp:inline distB="114300" distT="114300" distL="114300" distR="114300">
            <wp:extent cx="5399730" cy="3505200"/>
            <wp:effectExtent b="0" l="0" r="0" t="0"/>
            <wp:docPr id="227" name="image74.png"/>
            <a:graphic>
              <a:graphicData uri="http://schemas.openxmlformats.org/drawingml/2006/picture">
                <pic:pic>
                  <pic:nvPicPr>
                    <pic:cNvPr id="0" name="image74.png"/>
                    <pic:cNvPicPr preferRelativeResize="0"/>
                  </pic:nvPicPr>
                  <pic:blipFill>
                    <a:blip r:embed="rId60"/>
                    <a:srcRect b="0" l="0" r="0" t="0"/>
                    <a:stretch>
                      <a:fillRect/>
                    </a:stretch>
                  </pic:blipFill>
                  <pic:spPr>
                    <a:xfrm>
                      <a:off x="0" y="0"/>
                      <a:ext cx="539973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spacing w:before="0" w:lineRule="auto"/>
        <w:ind w:left="0" w:firstLine="0"/>
        <w:rPr/>
      </w:pPr>
      <w:r w:rsidDel="00000000" w:rsidR="00000000" w:rsidRPr="00000000">
        <w:rPr/>
        <w:drawing>
          <wp:inline distB="114300" distT="114300" distL="114300" distR="114300">
            <wp:extent cx="5399730" cy="3530600"/>
            <wp:effectExtent b="0" l="0" r="0" t="0"/>
            <wp:docPr id="179" name="image29.png"/>
            <a:graphic>
              <a:graphicData uri="http://schemas.openxmlformats.org/drawingml/2006/picture">
                <pic:pic>
                  <pic:nvPicPr>
                    <pic:cNvPr id="0" name="image29.png"/>
                    <pic:cNvPicPr preferRelativeResize="0"/>
                  </pic:nvPicPr>
                  <pic:blipFill>
                    <a:blip r:embed="rId61"/>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spacing w:before="0" w:lineRule="auto"/>
        <w:ind w:left="0" w:firstLine="0"/>
        <w:rPr/>
      </w:pPr>
      <w:r w:rsidDel="00000000" w:rsidR="00000000" w:rsidRPr="00000000">
        <w:rPr>
          <w:rtl w:val="0"/>
        </w:rPr>
      </w:r>
    </w:p>
    <w:p w:rsidR="00000000" w:rsidDel="00000000" w:rsidP="00000000" w:rsidRDefault="00000000" w:rsidRPr="00000000" w14:paraId="000001C1">
      <w:pPr>
        <w:pStyle w:val="Heading5"/>
        <w:spacing w:before="0" w:lineRule="auto"/>
        <w:ind w:left="0" w:firstLine="0"/>
        <w:rPr/>
      </w:pPr>
      <w:bookmarkStart w:colFirst="0" w:colLast="0" w:name="_heading=h.o92kh1lkd53c" w:id="52"/>
      <w:bookmarkEnd w:id="52"/>
      <w:r w:rsidDel="00000000" w:rsidR="00000000" w:rsidRPr="00000000">
        <w:rPr>
          <w:rtl w:val="0"/>
        </w:rPr>
        <w:t xml:space="preserve">Editar una tarea</w:t>
      </w:r>
    </w:p>
    <w:p w:rsidR="00000000" w:rsidDel="00000000" w:rsidP="00000000" w:rsidRDefault="00000000" w:rsidRPr="00000000" w14:paraId="000001C2">
      <w:pPr>
        <w:rPr/>
      </w:pPr>
      <w:r w:rsidDel="00000000" w:rsidR="00000000" w:rsidRPr="00000000">
        <w:rPr>
          <w:rtl w:val="0"/>
        </w:rPr>
        <w:t xml:space="preserve">Para eliminar una tarea, el líder debe seguir los siguientes pasos: </w:t>
      </w:r>
    </w:p>
    <w:p w:rsidR="00000000" w:rsidDel="00000000" w:rsidP="00000000" w:rsidRDefault="00000000" w:rsidRPr="00000000" w14:paraId="000001C3">
      <w:pPr>
        <w:numPr>
          <w:ilvl w:val="0"/>
          <w:numId w:val="5"/>
        </w:numPr>
        <w:spacing w:after="0" w:afterAutospacing="0"/>
        <w:ind w:left="720" w:hanging="360"/>
      </w:pPr>
      <w:r w:rsidDel="00000000" w:rsidR="00000000" w:rsidRPr="00000000">
        <w:rPr>
          <w:rtl w:val="0"/>
        </w:rPr>
        <w:t xml:space="preserve">Desplegar el menú de acciones </w:t>
      </w:r>
      <w:r w:rsidDel="00000000" w:rsidR="00000000" w:rsidRPr="00000000">
        <w:rPr/>
        <w:drawing>
          <wp:inline distB="114300" distT="114300" distL="114300" distR="114300">
            <wp:extent cx="610115" cy="242482"/>
            <wp:effectExtent b="0" l="0" r="0" t="0"/>
            <wp:docPr id="197"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610115" cy="242482"/>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C4">
      <w:pPr>
        <w:numPr>
          <w:ilvl w:val="0"/>
          <w:numId w:val="5"/>
        </w:numPr>
        <w:spacing w:before="0" w:beforeAutospacing="0"/>
        <w:ind w:left="720" w:hanging="360"/>
      </w:pPr>
      <w:r w:rsidDel="00000000" w:rsidR="00000000" w:rsidRPr="00000000">
        <w:rPr>
          <w:rtl w:val="0"/>
        </w:rPr>
        <w:t xml:space="preserve">Seleccionar la opción de “Editar” </w:t>
      </w:r>
    </w:p>
    <w:p w:rsidR="00000000" w:rsidDel="00000000" w:rsidP="00000000" w:rsidRDefault="00000000" w:rsidRPr="00000000" w14:paraId="000001C5">
      <w:pPr>
        <w:spacing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203938</wp:posOffset>
            </wp:positionV>
            <wp:extent cx="895529" cy="988813"/>
            <wp:effectExtent b="0" l="0" r="0" t="0"/>
            <wp:wrapSquare wrapText="bothSides" distB="114300" distT="114300" distL="114300" distR="114300"/>
            <wp:docPr id="200"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895529" cy="988813"/>
                    </a:xfrm>
                    <a:prstGeom prst="rect"/>
                    <a:ln/>
                  </pic:spPr>
                </pic:pic>
              </a:graphicData>
            </a:graphic>
          </wp:anchor>
        </w:drawing>
      </w:r>
    </w:p>
    <w:p w:rsidR="00000000" w:rsidDel="00000000" w:rsidP="00000000" w:rsidRDefault="00000000" w:rsidRPr="00000000" w14:paraId="000001C6">
      <w:pPr>
        <w:spacing w:before="0" w:lineRule="auto"/>
        <w:rPr/>
      </w:pPr>
      <w:r w:rsidDel="00000000" w:rsidR="00000000" w:rsidRPr="00000000">
        <w:rPr>
          <w:rtl w:val="0"/>
        </w:rPr>
      </w:r>
    </w:p>
    <w:p w:rsidR="00000000" w:rsidDel="00000000" w:rsidP="00000000" w:rsidRDefault="00000000" w:rsidRPr="00000000" w14:paraId="000001C7">
      <w:pPr>
        <w:spacing w:before="0" w:lineRule="auto"/>
        <w:rPr/>
      </w:pPr>
      <w:r w:rsidDel="00000000" w:rsidR="00000000" w:rsidRPr="00000000">
        <w:rPr>
          <w:rtl w:val="0"/>
        </w:rPr>
      </w:r>
    </w:p>
    <w:p w:rsidR="00000000" w:rsidDel="00000000" w:rsidP="00000000" w:rsidRDefault="00000000" w:rsidRPr="00000000" w14:paraId="000001C8">
      <w:pPr>
        <w:spacing w:before="0" w:lineRule="auto"/>
        <w:rPr/>
      </w:pPr>
      <w:r w:rsidDel="00000000" w:rsidR="00000000" w:rsidRPr="00000000">
        <w:rPr>
          <w:rtl w:val="0"/>
        </w:rPr>
      </w:r>
    </w:p>
    <w:p w:rsidR="00000000" w:rsidDel="00000000" w:rsidP="00000000" w:rsidRDefault="00000000" w:rsidRPr="00000000" w14:paraId="000001C9">
      <w:pPr>
        <w:spacing w:before="0" w:lineRule="auto"/>
        <w:rPr/>
      </w:pPr>
      <w:r w:rsidDel="00000000" w:rsidR="00000000" w:rsidRPr="00000000">
        <w:rPr>
          <w:rtl w:val="0"/>
        </w:rPr>
      </w:r>
    </w:p>
    <w:p w:rsidR="00000000" w:rsidDel="00000000" w:rsidP="00000000" w:rsidRDefault="00000000" w:rsidRPr="00000000" w14:paraId="000001CA">
      <w:pPr>
        <w:spacing w:before="0" w:lineRule="auto"/>
        <w:rPr/>
      </w:pPr>
      <w:r w:rsidDel="00000000" w:rsidR="00000000" w:rsidRPr="00000000">
        <w:rPr>
          <w:rtl w:val="0"/>
        </w:rPr>
      </w:r>
    </w:p>
    <w:p w:rsidR="00000000" w:rsidDel="00000000" w:rsidP="00000000" w:rsidRDefault="00000000" w:rsidRPr="00000000" w14:paraId="000001CB">
      <w:pPr>
        <w:spacing w:before="0" w:lineRule="auto"/>
        <w:rPr/>
      </w:pPr>
      <w:r w:rsidDel="00000000" w:rsidR="00000000" w:rsidRPr="00000000">
        <w:rPr>
          <w:rtl w:val="0"/>
        </w:rPr>
      </w:r>
    </w:p>
    <w:p w:rsidR="00000000" w:rsidDel="00000000" w:rsidP="00000000" w:rsidRDefault="00000000" w:rsidRPr="00000000" w14:paraId="000001CC">
      <w:pPr>
        <w:spacing w:before="0" w:lineRule="auto"/>
        <w:ind w:left="0"/>
        <w:rPr/>
      </w:pPr>
      <w:r w:rsidDel="00000000" w:rsidR="00000000" w:rsidRPr="00000000">
        <w:rPr>
          <w:rtl w:val="0"/>
        </w:rPr>
        <w:t xml:space="preserve">Una vez clickeado el botón de editar en la tarea deseada, se mostrará un formulario con la información de la tarea a editar: </w:t>
      </w:r>
    </w:p>
    <w:p w:rsidR="00000000" w:rsidDel="00000000" w:rsidP="00000000" w:rsidRDefault="00000000" w:rsidRPr="00000000" w14:paraId="000001CD">
      <w:pPr>
        <w:numPr>
          <w:ilvl w:val="0"/>
          <w:numId w:val="23"/>
        </w:numPr>
        <w:spacing w:after="0" w:afterAutospacing="0"/>
        <w:ind w:left="720" w:hanging="360"/>
      </w:pPr>
      <w:r w:rsidDel="00000000" w:rsidR="00000000" w:rsidRPr="00000000">
        <w:rPr>
          <w:rtl w:val="0"/>
        </w:rPr>
        <w:t xml:space="preserve">Título: Nombre descriptivo de la tarea. Esta información es obligatoria. </w:t>
      </w:r>
    </w:p>
    <w:p w:rsidR="00000000" w:rsidDel="00000000" w:rsidP="00000000" w:rsidRDefault="00000000" w:rsidRPr="00000000" w14:paraId="000001CE">
      <w:pPr>
        <w:numPr>
          <w:ilvl w:val="0"/>
          <w:numId w:val="23"/>
        </w:numPr>
        <w:spacing w:after="0" w:afterAutospacing="0" w:before="0" w:beforeAutospacing="0"/>
        <w:ind w:left="720" w:hanging="360"/>
      </w:pPr>
      <w:r w:rsidDel="00000000" w:rsidR="00000000" w:rsidRPr="00000000">
        <w:rPr>
          <w:rtl w:val="0"/>
        </w:rPr>
        <w:t xml:space="preserve">Prioridad: Baja, media, alta. Esta información es obligatoria.</w:t>
      </w:r>
    </w:p>
    <w:p w:rsidR="00000000" w:rsidDel="00000000" w:rsidP="00000000" w:rsidRDefault="00000000" w:rsidRPr="00000000" w14:paraId="000001CF">
      <w:pPr>
        <w:numPr>
          <w:ilvl w:val="0"/>
          <w:numId w:val="23"/>
        </w:numPr>
        <w:spacing w:after="0" w:afterAutospacing="0" w:before="0" w:beforeAutospacing="0"/>
        <w:ind w:left="720" w:hanging="360"/>
      </w:pPr>
      <w:r w:rsidDel="00000000" w:rsidR="00000000" w:rsidRPr="00000000">
        <w:rPr>
          <w:rtl w:val="0"/>
        </w:rPr>
        <w:t xml:space="preserve">Descripción: Detalles y objetivos de la tarea. Esta información no es obligatoria. </w:t>
      </w:r>
    </w:p>
    <w:p w:rsidR="00000000" w:rsidDel="00000000" w:rsidP="00000000" w:rsidRDefault="00000000" w:rsidRPr="00000000" w14:paraId="000001D0">
      <w:pPr>
        <w:numPr>
          <w:ilvl w:val="0"/>
          <w:numId w:val="23"/>
        </w:numPr>
        <w:spacing w:after="0" w:afterAutospacing="0" w:before="0" w:beforeAutospacing="0"/>
        <w:ind w:left="720" w:hanging="360"/>
      </w:pPr>
      <w:r w:rsidDel="00000000" w:rsidR="00000000" w:rsidRPr="00000000">
        <w:rPr>
          <w:rtl w:val="0"/>
        </w:rPr>
        <w:t xml:space="preserve">Categoria: Categoria a la que pertenece la tarea (Ej: Desarrollo, documentación, etc). Esta información es obligatoria.</w:t>
      </w:r>
    </w:p>
    <w:p w:rsidR="00000000" w:rsidDel="00000000" w:rsidP="00000000" w:rsidRDefault="00000000" w:rsidRPr="00000000" w14:paraId="000001D1">
      <w:pPr>
        <w:numPr>
          <w:ilvl w:val="0"/>
          <w:numId w:val="23"/>
        </w:numPr>
        <w:spacing w:after="0" w:afterAutospacing="0" w:before="0" w:beforeAutospacing="0"/>
        <w:ind w:left="720" w:hanging="360"/>
      </w:pPr>
      <w:r w:rsidDel="00000000" w:rsidR="00000000" w:rsidRPr="00000000">
        <w:rPr>
          <w:rtl w:val="0"/>
        </w:rPr>
        <w:t xml:space="preserve">Responsable: Miembro asignado a la tarea. Esta información es obligatoria.</w:t>
      </w:r>
    </w:p>
    <w:p w:rsidR="00000000" w:rsidDel="00000000" w:rsidP="00000000" w:rsidRDefault="00000000" w:rsidRPr="00000000" w14:paraId="000001D2">
      <w:pPr>
        <w:numPr>
          <w:ilvl w:val="0"/>
          <w:numId w:val="23"/>
        </w:numPr>
        <w:spacing w:after="0" w:afterAutospacing="0" w:before="0" w:beforeAutospacing="0"/>
        <w:ind w:left="720" w:hanging="360"/>
      </w:pPr>
      <w:r w:rsidDel="00000000" w:rsidR="00000000" w:rsidRPr="00000000">
        <w:rPr>
          <w:rtl w:val="0"/>
        </w:rPr>
        <w:t xml:space="preserve">Fecha de inicio: Fecha en la que iniciará la tarea (esta fecha no puede ser anterior al inicio de la iteración). Esta información es obligatoria.</w:t>
      </w:r>
    </w:p>
    <w:p w:rsidR="00000000" w:rsidDel="00000000" w:rsidP="00000000" w:rsidRDefault="00000000" w:rsidRPr="00000000" w14:paraId="000001D3">
      <w:pPr>
        <w:numPr>
          <w:ilvl w:val="0"/>
          <w:numId w:val="23"/>
        </w:numPr>
        <w:spacing w:after="0" w:afterAutospacing="0" w:before="0" w:beforeAutospacing="0"/>
        <w:ind w:left="720" w:hanging="360"/>
      </w:pPr>
      <w:r w:rsidDel="00000000" w:rsidR="00000000" w:rsidRPr="00000000">
        <w:rPr>
          <w:rtl w:val="0"/>
        </w:rPr>
        <w:t xml:space="preserve">Fecha de fin: Fecha en la que terminará la tarea (esta fecha no puede ser posterior al fin de la iteración). Esta información es obligatoria.</w:t>
      </w:r>
    </w:p>
    <w:p w:rsidR="00000000" w:rsidDel="00000000" w:rsidP="00000000" w:rsidRDefault="00000000" w:rsidRPr="00000000" w14:paraId="000001D4">
      <w:pPr>
        <w:numPr>
          <w:ilvl w:val="0"/>
          <w:numId w:val="23"/>
        </w:numPr>
        <w:spacing w:after="0" w:afterAutospacing="0" w:before="0" w:beforeAutospacing="0"/>
        <w:ind w:left="720" w:hanging="360"/>
      </w:pPr>
      <w:r w:rsidDel="00000000" w:rsidR="00000000" w:rsidRPr="00000000">
        <w:rPr>
          <w:rtl w:val="0"/>
        </w:rPr>
        <w:t xml:space="preserve">Horas estimadas: Horas que llevará la tarea. Esta información no es obligatoria. </w:t>
      </w:r>
    </w:p>
    <w:p w:rsidR="00000000" w:rsidDel="00000000" w:rsidP="00000000" w:rsidRDefault="00000000" w:rsidRPr="00000000" w14:paraId="000001D5">
      <w:pPr>
        <w:numPr>
          <w:ilvl w:val="0"/>
          <w:numId w:val="23"/>
        </w:numPr>
        <w:spacing w:after="0" w:afterAutospacing="0" w:before="0" w:beforeAutospacing="0"/>
        <w:ind w:left="720" w:hanging="360"/>
      </w:pPr>
      <w:r w:rsidDel="00000000" w:rsidR="00000000" w:rsidRPr="00000000">
        <w:rPr>
          <w:rtl w:val="0"/>
        </w:rPr>
        <w:t xml:space="preserve">Iteración: Esta se asigna automáticamente a la iteración actual. Esta información es obligatoria. </w:t>
      </w:r>
    </w:p>
    <w:p w:rsidR="00000000" w:rsidDel="00000000" w:rsidP="00000000" w:rsidRDefault="00000000" w:rsidRPr="00000000" w14:paraId="000001D6">
      <w:pPr>
        <w:numPr>
          <w:ilvl w:val="0"/>
          <w:numId w:val="23"/>
        </w:numPr>
        <w:spacing w:before="0" w:beforeAutospacing="0"/>
        <w:ind w:left="720" w:hanging="360"/>
      </w:pPr>
      <w:r w:rsidDel="00000000" w:rsidR="00000000" w:rsidRPr="00000000">
        <w:rPr>
          <w:rtl w:val="0"/>
        </w:rPr>
        <w:t xml:space="preserve">Tarea de la que depende: Tareas que deben completarse antes. Esta información no es obligatoria.</w:t>
      </w:r>
    </w:p>
    <w:p w:rsidR="00000000" w:rsidDel="00000000" w:rsidP="00000000" w:rsidRDefault="00000000" w:rsidRPr="00000000" w14:paraId="000001D7">
      <w:pPr>
        <w:spacing w:before="0" w:lineRule="auto"/>
        <w:ind w:left="0"/>
        <w:rPr/>
      </w:pPr>
      <w:r w:rsidDel="00000000" w:rsidR="00000000" w:rsidRPr="00000000">
        <w:rPr>
          <w:rtl w:val="0"/>
        </w:rPr>
        <w:t xml:space="preserve">Una vez editados los campos deseados, deberá hacer clic en el botón “Guardar cambios” (</w:t>
      </w:r>
      <w:r w:rsidDel="00000000" w:rsidR="00000000" w:rsidRPr="00000000">
        <w:rPr/>
        <w:drawing>
          <wp:inline distB="114300" distT="114300" distL="114300" distR="114300">
            <wp:extent cx="770659" cy="190500"/>
            <wp:effectExtent b="0" l="0" r="0" t="0"/>
            <wp:docPr id="155" name="image10.png"/>
            <a:graphic>
              <a:graphicData uri="http://schemas.openxmlformats.org/drawingml/2006/picture">
                <pic:pic>
                  <pic:nvPicPr>
                    <pic:cNvPr id="0" name="image10.png"/>
                    <pic:cNvPicPr preferRelativeResize="0"/>
                  </pic:nvPicPr>
                  <pic:blipFill>
                    <a:blip r:embed="rId62"/>
                    <a:srcRect b="0" l="0" r="0" t="0"/>
                    <a:stretch>
                      <a:fillRect/>
                    </a:stretch>
                  </pic:blipFill>
                  <pic:spPr>
                    <a:xfrm>
                      <a:off x="0" y="0"/>
                      <a:ext cx="770659" cy="190500"/>
                    </a:xfrm>
                    <a:prstGeom prst="rect"/>
                    <a:ln/>
                  </pic:spPr>
                </pic:pic>
              </a:graphicData>
            </a:graphic>
          </wp:inline>
        </w:drawing>
      </w:r>
      <w:r w:rsidDel="00000000" w:rsidR="00000000" w:rsidRPr="00000000">
        <w:rPr>
          <w:rtl w:val="0"/>
        </w:rPr>
        <w:t xml:space="preserve">) para finalizar.</w:t>
      </w:r>
    </w:p>
    <w:p w:rsidR="00000000" w:rsidDel="00000000" w:rsidP="00000000" w:rsidRDefault="00000000" w:rsidRPr="00000000" w14:paraId="000001D8">
      <w:pPr>
        <w:spacing w:before="0" w:lineRule="auto"/>
        <w:ind w:left="0"/>
        <w:rPr/>
      </w:pPr>
      <w:r w:rsidDel="00000000" w:rsidR="00000000" w:rsidRPr="00000000">
        <w:rPr/>
        <w:drawing>
          <wp:inline distB="114300" distT="114300" distL="114300" distR="114300">
            <wp:extent cx="5399730" cy="3606800"/>
            <wp:effectExtent b="0" l="0" r="0" t="0"/>
            <wp:docPr id="186" name="image97.png"/>
            <a:graphic>
              <a:graphicData uri="http://schemas.openxmlformats.org/drawingml/2006/picture">
                <pic:pic>
                  <pic:nvPicPr>
                    <pic:cNvPr id="0" name="image97.png"/>
                    <pic:cNvPicPr preferRelativeResize="0"/>
                  </pic:nvPicPr>
                  <pic:blipFill>
                    <a:blip r:embed="rId63"/>
                    <a:srcRect b="0" l="0" r="0" t="0"/>
                    <a:stretch>
                      <a:fillRect/>
                    </a:stretch>
                  </pic:blipFill>
                  <pic:spPr>
                    <a:xfrm>
                      <a:off x="0" y="0"/>
                      <a:ext cx="539973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spacing w:before="0" w:lineRule="auto"/>
        <w:ind w:left="0"/>
        <w:rPr/>
      </w:pPr>
      <w:r w:rsidDel="00000000" w:rsidR="00000000" w:rsidRPr="00000000">
        <w:rPr>
          <w:rtl w:val="0"/>
        </w:rPr>
      </w:r>
    </w:p>
    <w:p w:rsidR="00000000" w:rsidDel="00000000" w:rsidP="00000000" w:rsidRDefault="00000000" w:rsidRPr="00000000" w14:paraId="000001DA">
      <w:pPr>
        <w:pStyle w:val="Heading5"/>
        <w:spacing w:before="0" w:lineRule="auto"/>
        <w:ind w:left="0" w:firstLine="0"/>
        <w:rPr/>
      </w:pPr>
      <w:bookmarkStart w:colFirst="0" w:colLast="0" w:name="_heading=h.t8f9dlelxzwe" w:id="53"/>
      <w:bookmarkEnd w:id="53"/>
      <w:r w:rsidDel="00000000" w:rsidR="00000000" w:rsidRPr="00000000">
        <w:rPr>
          <w:rtl w:val="0"/>
        </w:rPr>
        <w:t xml:space="preserve">Cambiar de estado de una tarea</w:t>
      </w:r>
    </w:p>
    <w:p w:rsidR="00000000" w:rsidDel="00000000" w:rsidP="00000000" w:rsidRDefault="00000000" w:rsidRPr="00000000" w14:paraId="000001DB">
      <w:pPr>
        <w:rPr/>
      </w:pPr>
      <w:r w:rsidDel="00000000" w:rsidR="00000000" w:rsidRPr="00000000">
        <w:rPr>
          <w:rtl w:val="0"/>
        </w:rPr>
        <w:t xml:space="preserve">Para cambiar el estado de una tarea, debe seguir los siguientes pasos: </w:t>
      </w:r>
    </w:p>
    <w:p w:rsidR="00000000" w:rsidDel="00000000" w:rsidP="00000000" w:rsidRDefault="00000000" w:rsidRPr="00000000" w14:paraId="000001DC">
      <w:pPr>
        <w:numPr>
          <w:ilvl w:val="0"/>
          <w:numId w:val="5"/>
        </w:numPr>
        <w:spacing w:after="0" w:afterAutospacing="0"/>
        <w:ind w:left="720" w:hanging="360"/>
      </w:pPr>
      <w:r w:rsidDel="00000000" w:rsidR="00000000" w:rsidRPr="00000000">
        <w:rPr>
          <w:rtl w:val="0"/>
        </w:rPr>
        <w:t xml:space="preserve">Desplegar el menú de acciones </w:t>
      </w:r>
      <w:r w:rsidDel="00000000" w:rsidR="00000000" w:rsidRPr="00000000">
        <w:rPr/>
        <w:drawing>
          <wp:inline distB="114300" distT="114300" distL="114300" distR="114300">
            <wp:extent cx="610115" cy="242482"/>
            <wp:effectExtent b="0" l="0" r="0" t="0"/>
            <wp:docPr id="247" name="image51.png"/>
            <a:graphic>
              <a:graphicData uri="http://schemas.openxmlformats.org/drawingml/2006/picture">
                <pic:pic>
                  <pic:nvPicPr>
                    <pic:cNvPr id="0" name="image51.png"/>
                    <pic:cNvPicPr preferRelativeResize="0"/>
                  </pic:nvPicPr>
                  <pic:blipFill>
                    <a:blip r:embed="rId58"/>
                    <a:srcRect b="0" l="0" r="0" t="0"/>
                    <a:stretch>
                      <a:fillRect/>
                    </a:stretch>
                  </pic:blipFill>
                  <pic:spPr>
                    <a:xfrm>
                      <a:off x="0" y="0"/>
                      <a:ext cx="610115" cy="242482"/>
                    </a:xfrm>
                    <a:prstGeom prst="rect"/>
                    <a:ln/>
                  </pic:spPr>
                </pic:pic>
              </a:graphicData>
            </a:graphic>
          </wp:inline>
        </w:drawing>
      </w:r>
      <w:r w:rsidDel="00000000" w:rsidR="00000000" w:rsidRPr="00000000">
        <w:rPr>
          <w:rtl w:val="0"/>
        </w:rPr>
        <w:t xml:space="preserve">.</w:t>
      </w:r>
    </w:p>
    <w:p w:rsidR="00000000" w:rsidDel="00000000" w:rsidP="00000000" w:rsidRDefault="00000000" w:rsidRPr="00000000" w14:paraId="000001DD">
      <w:pPr>
        <w:numPr>
          <w:ilvl w:val="0"/>
          <w:numId w:val="5"/>
        </w:numPr>
        <w:spacing w:before="0" w:beforeAutospacing="0"/>
        <w:ind w:left="720" w:hanging="360"/>
      </w:pPr>
      <w:r w:rsidDel="00000000" w:rsidR="00000000" w:rsidRPr="00000000">
        <w:rPr>
          <w:rtl w:val="0"/>
        </w:rPr>
        <w:t xml:space="preserve">Seleccionar la opción de “Eliminar” </w:t>
      </w:r>
    </w:p>
    <w:p w:rsidR="00000000" w:rsidDel="00000000" w:rsidP="00000000" w:rsidRDefault="00000000" w:rsidRPr="00000000" w14:paraId="000001DE">
      <w:pPr>
        <w:spacing w:before="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203938</wp:posOffset>
            </wp:positionV>
            <wp:extent cx="895529" cy="988813"/>
            <wp:effectExtent b="0" l="0" r="0" t="0"/>
            <wp:wrapSquare wrapText="bothSides" distB="114300" distT="114300" distL="114300" distR="114300"/>
            <wp:docPr id="226" name="image11.png"/>
            <a:graphic>
              <a:graphicData uri="http://schemas.openxmlformats.org/drawingml/2006/picture">
                <pic:pic>
                  <pic:nvPicPr>
                    <pic:cNvPr id="0" name="image11.png"/>
                    <pic:cNvPicPr preferRelativeResize="0"/>
                  </pic:nvPicPr>
                  <pic:blipFill>
                    <a:blip r:embed="rId59"/>
                    <a:srcRect b="0" l="0" r="0" t="0"/>
                    <a:stretch>
                      <a:fillRect/>
                    </a:stretch>
                  </pic:blipFill>
                  <pic:spPr>
                    <a:xfrm>
                      <a:off x="0" y="0"/>
                      <a:ext cx="895529" cy="988813"/>
                    </a:xfrm>
                    <a:prstGeom prst="rect"/>
                    <a:ln/>
                  </pic:spPr>
                </pic:pic>
              </a:graphicData>
            </a:graphic>
          </wp:anchor>
        </w:drawing>
      </w:r>
    </w:p>
    <w:p w:rsidR="00000000" w:rsidDel="00000000" w:rsidP="00000000" w:rsidRDefault="00000000" w:rsidRPr="00000000" w14:paraId="000001DF">
      <w:pPr>
        <w:spacing w:before="0" w:lineRule="auto"/>
        <w:rPr/>
      </w:pPr>
      <w:r w:rsidDel="00000000" w:rsidR="00000000" w:rsidRPr="00000000">
        <w:rPr>
          <w:rtl w:val="0"/>
        </w:rPr>
      </w:r>
    </w:p>
    <w:p w:rsidR="00000000" w:rsidDel="00000000" w:rsidP="00000000" w:rsidRDefault="00000000" w:rsidRPr="00000000" w14:paraId="000001E0">
      <w:pPr>
        <w:spacing w:before="0" w:lineRule="auto"/>
        <w:rPr/>
      </w:pPr>
      <w:r w:rsidDel="00000000" w:rsidR="00000000" w:rsidRPr="00000000">
        <w:rPr>
          <w:rtl w:val="0"/>
        </w:rPr>
      </w:r>
    </w:p>
    <w:p w:rsidR="00000000" w:rsidDel="00000000" w:rsidP="00000000" w:rsidRDefault="00000000" w:rsidRPr="00000000" w14:paraId="000001E1">
      <w:pPr>
        <w:spacing w:before="0" w:lineRule="auto"/>
        <w:rPr/>
      </w:pPr>
      <w:r w:rsidDel="00000000" w:rsidR="00000000" w:rsidRPr="00000000">
        <w:rPr>
          <w:rtl w:val="0"/>
        </w:rPr>
      </w:r>
    </w:p>
    <w:p w:rsidR="00000000" w:rsidDel="00000000" w:rsidP="00000000" w:rsidRDefault="00000000" w:rsidRPr="00000000" w14:paraId="000001E2">
      <w:pPr>
        <w:spacing w:before="0" w:lineRule="auto"/>
        <w:rPr/>
      </w:pPr>
      <w:r w:rsidDel="00000000" w:rsidR="00000000" w:rsidRPr="00000000">
        <w:rPr>
          <w:rtl w:val="0"/>
        </w:rPr>
      </w:r>
    </w:p>
    <w:p w:rsidR="00000000" w:rsidDel="00000000" w:rsidP="00000000" w:rsidRDefault="00000000" w:rsidRPr="00000000" w14:paraId="000001E3">
      <w:pPr>
        <w:spacing w:before="0" w:lineRule="auto"/>
        <w:rPr/>
      </w:pPr>
      <w:r w:rsidDel="00000000" w:rsidR="00000000" w:rsidRPr="00000000">
        <w:rPr>
          <w:rtl w:val="0"/>
        </w:rPr>
      </w:r>
    </w:p>
    <w:p w:rsidR="00000000" w:rsidDel="00000000" w:rsidP="00000000" w:rsidRDefault="00000000" w:rsidRPr="00000000" w14:paraId="000001E4">
      <w:pPr>
        <w:spacing w:before="0" w:lineRule="auto"/>
        <w:rPr/>
      </w:pPr>
      <w:r w:rsidDel="00000000" w:rsidR="00000000" w:rsidRPr="00000000">
        <w:rPr>
          <w:rtl w:val="0"/>
        </w:rPr>
      </w:r>
    </w:p>
    <w:p w:rsidR="00000000" w:rsidDel="00000000" w:rsidP="00000000" w:rsidRDefault="00000000" w:rsidRPr="00000000" w14:paraId="000001E5">
      <w:pPr>
        <w:spacing w:before="0" w:lineRule="auto"/>
        <w:ind w:left="0"/>
        <w:rPr/>
      </w:pPr>
      <w:r w:rsidDel="00000000" w:rsidR="00000000" w:rsidRPr="00000000">
        <w:rPr>
          <w:rtl w:val="0"/>
        </w:rPr>
        <w:t xml:space="preserve">En las acciones, puede marcar una tarea como en “Progreso” o “Completada”, mostrando estas como una etiqueta en la tarea de la lista. </w:t>
      </w:r>
    </w:p>
    <w:p w:rsidR="00000000" w:rsidDel="00000000" w:rsidP="00000000" w:rsidRDefault="00000000" w:rsidRPr="00000000" w14:paraId="000001E6">
      <w:pPr>
        <w:spacing w:before="0" w:lineRule="auto"/>
        <w:ind w:left="0"/>
        <w:rPr/>
      </w:pPr>
      <w:r w:rsidDel="00000000" w:rsidR="00000000" w:rsidRPr="00000000">
        <w:rPr/>
        <w:drawing>
          <wp:inline distB="114300" distT="114300" distL="114300" distR="114300">
            <wp:extent cx="5399730" cy="1435100"/>
            <wp:effectExtent b="0" l="0" r="0" t="0"/>
            <wp:docPr id="216" name="image62.png"/>
            <a:graphic>
              <a:graphicData uri="http://schemas.openxmlformats.org/drawingml/2006/picture">
                <pic:pic>
                  <pic:nvPicPr>
                    <pic:cNvPr id="0" name="image62.png"/>
                    <pic:cNvPicPr preferRelativeResize="0"/>
                  </pic:nvPicPr>
                  <pic:blipFill>
                    <a:blip r:embed="rId64"/>
                    <a:srcRect b="0" l="0" r="0" t="0"/>
                    <a:stretch>
                      <a:fillRect/>
                    </a:stretch>
                  </pic:blipFill>
                  <pic:spPr>
                    <a:xfrm>
                      <a:off x="0" y="0"/>
                      <a:ext cx="539973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spacing w:before="0" w:lineRule="auto"/>
        <w:ind w:left="0"/>
        <w:rPr/>
      </w:pPr>
      <w:r w:rsidDel="00000000" w:rsidR="00000000" w:rsidRPr="00000000">
        <w:rPr/>
        <w:drawing>
          <wp:inline distB="114300" distT="114300" distL="114300" distR="114300">
            <wp:extent cx="5399730" cy="1435100"/>
            <wp:effectExtent b="0" l="0" r="0" t="0"/>
            <wp:docPr id="170" name="image26.png"/>
            <a:graphic>
              <a:graphicData uri="http://schemas.openxmlformats.org/drawingml/2006/picture">
                <pic:pic>
                  <pic:nvPicPr>
                    <pic:cNvPr id="0" name="image26.png"/>
                    <pic:cNvPicPr preferRelativeResize="0"/>
                  </pic:nvPicPr>
                  <pic:blipFill>
                    <a:blip r:embed="rId65"/>
                    <a:srcRect b="0" l="0" r="0" t="0"/>
                    <a:stretch>
                      <a:fillRect/>
                    </a:stretch>
                  </pic:blipFill>
                  <pic:spPr>
                    <a:xfrm>
                      <a:off x="0" y="0"/>
                      <a:ext cx="539973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spacing w:before="0" w:lineRule="auto"/>
        <w:ind w:left="0"/>
        <w:rPr/>
      </w:pPr>
      <w:r w:rsidDel="00000000" w:rsidR="00000000" w:rsidRPr="00000000">
        <w:rPr>
          <w:rtl w:val="0"/>
        </w:rPr>
      </w:r>
    </w:p>
    <w:p w:rsidR="00000000" w:rsidDel="00000000" w:rsidP="00000000" w:rsidRDefault="00000000" w:rsidRPr="00000000" w14:paraId="000001E9">
      <w:pPr>
        <w:pStyle w:val="Heading5"/>
        <w:spacing w:before="0" w:lineRule="auto"/>
        <w:ind w:left="0" w:firstLine="0"/>
        <w:rPr/>
      </w:pPr>
      <w:bookmarkStart w:colFirst="0" w:colLast="0" w:name="_heading=h.vheio2curxut" w:id="54"/>
      <w:bookmarkEnd w:id="54"/>
      <w:r w:rsidDel="00000000" w:rsidR="00000000" w:rsidRPr="00000000">
        <w:rPr>
          <w:rtl w:val="0"/>
        </w:rPr>
        <w:t xml:space="preserve">Agregar un comentario</w:t>
      </w:r>
    </w:p>
    <w:p w:rsidR="00000000" w:rsidDel="00000000" w:rsidP="00000000" w:rsidRDefault="00000000" w:rsidRPr="00000000" w14:paraId="000001EA">
      <w:pPr>
        <w:rPr/>
      </w:pPr>
      <w:r w:rsidDel="00000000" w:rsidR="00000000" w:rsidRPr="00000000">
        <w:rPr>
          <w:rtl w:val="0"/>
        </w:rPr>
        <w:t xml:space="preserve">Para agregar un comentario, el líder debe seleccionar el botón (</w:t>
      </w:r>
      <w:r w:rsidDel="00000000" w:rsidR="00000000" w:rsidRPr="00000000">
        <w:rPr/>
        <w:drawing>
          <wp:inline distB="114300" distT="114300" distL="114300" distR="114300">
            <wp:extent cx="1066638" cy="225468"/>
            <wp:effectExtent b="0" l="0" r="0" t="0"/>
            <wp:docPr id="185" name="image46.png"/>
            <a:graphic>
              <a:graphicData uri="http://schemas.openxmlformats.org/drawingml/2006/picture">
                <pic:pic>
                  <pic:nvPicPr>
                    <pic:cNvPr id="0" name="image46.png"/>
                    <pic:cNvPicPr preferRelativeResize="0"/>
                  </pic:nvPicPr>
                  <pic:blipFill>
                    <a:blip r:embed="rId66"/>
                    <a:srcRect b="0" l="0" r="0" t="0"/>
                    <a:stretch>
                      <a:fillRect/>
                    </a:stretch>
                  </pic:blipFill>
                  <pic:spPr>
                    <a:xfrm>
                      <a:off x="0" y="0"/>
                      <a:ext cx="1066638" cy="225468"/>
                    </a:xfrm>
                    <a:prstGeom prst="rect"/>
                    <a:ln/>
                  </pic:spPr>
                </pic:pic>
              </a:graphicData>
            </a:graphic>
          </wp:inline>
        </w:drawing>
      </w:r>
      <w:r w:rsidDel="00000000" w:rsidR="00000000" w:rsidRPr="00000000">
        <w:rPr>
          <w:rtl w:val="0"/>
        </w:rPr>
        <w:t xml:space="preserve">) de la tarea a la que quiere agregar un comentario. </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drawing>
          <wp:inline distB="114300" distT="114300" distL="114300" distR="114300">
            <wp:extent cx="5399730" cy="1435100"/>
            <wp:effectExtent b="0" l="0" r="0" t="0"/>
            <wp:docPr id="252" name="image106.png"/>
            <a:graphic>
              <a:graphicData uri="http://schemas.openxmlformats.org/drawingml/2006/picture">
                <pic:pic>
                  <pic:nvPicPr>
                    <pic:cNvPr id="0" name="image106.png"/>
                    <pic:cNvPicPr preferRelativeResize="0"/>
                  </pic:nvPicPr>
                  <pic:blipFill>
                    <a:blip r:embed="rId65"/>
                    <a:srcRect b="0" l="0" r="0" t="0"/>
                    <a:stretch>
                      <a:fillRect/>
                    </a:stretch>
                  </pic:blipFill>
                  <pic:spPr>
                    <a:xfrm>
                      <a:off x="0" y="0"/>
                      <a:ext cx="539973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Posteriormente, se desplegará un formulario para ingresar el nuevo comentario que desea agregar. </w:t>
      </w:r>
    </w:p>
    <w:p w:rsidR="00000000" w:rsidDel="00000000" w:rsidP="00000000" w:rsidRDefault="00000000" w:rsidRPr="00000000" w14:paraId="000001EE">
      <w:pPr>
        <w:rPr/>
      </w:pPr>
      <w:r w:rsidDel="00000000" w:rsidR="00000000" w:rsidRPr="00000000">
        <w:rPr/>
        <w:drawing>
          <wp:inline distB="114300" distT="114300" distL="114300" distR="114300">
            <wp:extent cx="5399730" cy="3619500"/>
            <wp:effectExtent b="0" l="0" r="0" t="0"/>
            <wp:docPr id="230" name="image79.png"/>
            <a:graphic>
              <a:graphicData uri="http://schemas.openxmlformats.org/drawingml/2006/picture">
                <pic:pic>
                  <pic:nvPicPr>
                    <pic:cNvPr id="0" name="image79.png"/>
                    <pic:cNvPicPr preferRelativeResize="0"/>
                  </pic:nvPicPr>
                  <pic:blipFill>
                    <a:blip r:embed="rId67"/>
                    <a:srcRect b="0" l="0" r="0" t="0"/>
                    <a:stretch>
                      <a:fillRect/>
                    </a:stretch>
                  </pic:blipFill>
                  <pic:spPr>
                    <a:xfrm>
                      <a:off x="0" y="0"/>
                      <a:ext cx="53997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tl w:val="0"/>
        </w:rPr>
        <w:t xml:space="preserve">Deberá hacer click en “Guardar” (</w:t>
      </w:r>
      <w:r w:rsidDel="00000000" w:rsidR="00000000" w:rsidRPr="00000000">
        <w:rPr/>
        <w:drawing>
          <wp:inline distB="114300" distT="114300" distL="114300" distR="114300">
            <wp:extent cx="572558" cy="286279"/>
            <wp:effectExtent b="0" l="0" r="0" t="0"/>
            <wp:docPr id="182" name="image66.png"/>
            <a:graphic>
              <a:graphicData uri="http://schemas.openxmlformats.org/drawingml/2006/picture">
                <pic:pic>
                  <pic:nvPicPr>
                    <pic:cNvPr id="0" name="image66.png"/>
                    <pic:cNvPicPr preferRelativeResize="0"/>
                  </pic:nvPicPr>
                  <pic:blipFill>
                    <a:blip r:embed="rId68"/>
                    <a:srcRect b="0" l="0" r="0" t="0"/>
                    <a:stretch>
                      <a:fillRect/>
                    </a:stretch>
                  </pic:blipFill>
                  <pic:spPr>
                    <a:xfrm>
                      <a:off x="0" y="0"/>
                      <a:ext cx="572558" cy="286279"/>
                    </a:xfrm>
                    <a:prstGeom prst="rect"/>
                    <a:ln/>
                  </pic:spPr>
                </pic:pic>
              </a:graphicData>
            </a:graphic>
          </wp:inline>
        </w:drawing>
      </w:r>
      <w:r w:rsidDel="00000000" w:rsidR="00000000" w:rsidRPr="00000000">
        <w:rPr>
          <w:rtl w:val="0"/>
        </w:rPr>
        <w:t xml:space="preserve">) para finalizar. </w:t>
      </w:r>
    </w:p>
    <w:p w:rsidR="00000000" w:rsidDel="00000000" w:rsidP="00000000" w:rsidRDefault="00000000" w:rsidRPr="00000000" w14:paraId="000001F0">
      <w:pPr>
        <w:pStyle w:val="Heading5"/>
        <w:ind w:left="0" w:firstLine="0"/>
        <w:rPr/>
      </w:pPr>
      <w:bookmarkStart w:colFirst="0" w:colLast="0" w:name="_heading=h.hpku32kg67ze" w:id="55"/>
      <w:bookmarkEnd w:id="55"/>
      <w:r w:rsidDel="00000000" w:rsidR="00000000" w:rsidRPr="00000000">
        <w:rPr>
          <w:rtl w:val="0"/>
        </w:rPr>
        <w:t xml:space="preserve">Eliminar un comentario</w:t>
      </w:r>
    </w:p>
    <w:p w:rsidR="00000000" w:rsidDel="00000000" w:rsidP="00000000" w:rsidRDefault="00000000" w:rsidRPr="00000000" w14:paraId="000001F1">
      <w:pPr>
        <w:spacing w:before="0" w:lineRule="auto"/>
        <w:ind w:left="0"/>
        <w:rPr/>
      </w:pPr>
      <w:r w:rsidDel="00000000" w:rsidR="00000000" w:rsidRPr="00000000">
        <w:rPr>
          <w:rtl w:val="0"/>
        </w:rPr>
        <w:t xml:space="preserve">Para eliminar un comentario, el líder debe hacer click en el botón </w:t>
      </w:r>
      <w:r w:rsidDel="00000000" w:rsidR="00000000" w:rsidRPr="00000000">
        <w:rPr/>
        <w:drawing>
          <wp:inline distB="114300" distT="114300" distL="114300" distR="114300">
            <wp:extent cx="233245" cy="220969"/>
            <wp:effectExtent b="0" l="0" r="0" t="0"/>
            <wp:docPr id="19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33245" cy="220969"/>
                    </a:xfrm>
                    <a:prstGeom prst="rect"/>
                    <a:ln/>
                  </pic:spPr>
                </pic:pic>
              </a:graphicData>
            </a:graphic>
          </wp:inline>
        </w:drawing>
      </w:r>
      <w:r w:rsidDel="00000000" w:rsidR="00000000" w:rsidRPr="00000000">
        <w:rPr>
          <w:rtl w:val="0"/>
        </w:rPr>
        <w:t xml:space="preserve">. Luego, se mostrará un mensaje de confirmación para continuar con la acción. Debe hacer clic en “Sí, eliminar” para finalizar.</w:t>
      </w:r>
    </w:p>
    <w:p w:rsidR="00000000" w:rsidDel="00000000" w:rsidP="00000000" w:rsidRDefault="00000000" w:rsidRPr="00000000" w14:paraId="000001F2">
      <w:pPr>
        <w:spacing w:before="0" w:lineRule="auto"/>
        <w:ind w:left="0"/>
        <w:rPr/>
      </w:pPr>
      <w:r w:rsidDel="00000000" w:rsidR="00000000" w:rsidRPr="00000000">
        <w:rPr>
          <w:rtl w:val="0"/>
        </w:rPr>
      </w:r>
    </w:p>
    <w:p w:rsidR="00000000" w:rsidDel="00000000" w:rsidP="00000000" w:rsidRDefault="00000000" w:rsidRPr="00000000" w14:paraId="000001F3">
      <w:pPr>
        <w:spacing w:before="0" w:lineRule="auto"/>
        <w:ind w:left="0"/>
        <w:rPr/>
      </w:pPr>
      <w:r w:rsidDel="00000000" w:rsidR="00000000" w:rsidRPr="00000000">
        <w:rPr/>
        <w:drawing>
          <wp:inline distB="114300" distT="114300" distL="114300" distR="114300">
            <wp:extent cx="3874999" cy="2535493"/>
            <wp:effectExtent b="0" l="0" r="0" t="0"/>
            <wp:docPr id="238" name="image87.png"/>
            <a:graphic>
              <a:graphicData uri="http://schemas.openxmlformats.org/drawingml/2006/picture">
                <pic:pic>
                  <pic:nvPicPr>
                    <pic:cNvPr id="0" name="image87.png"/>
                    <pic:cNvPicPr preferRelativeResize="0"/>
                  </pic:nvPicPr>
                  <pic:blipFill>
                    <a:blip r:embed="rId69"/>
                    <a:srcRect b="0" l="0" r="0" t="0"/>
                    <a:stretch>
                      <a:fillRect/>
                    </a:stretch>
                  </pic:blipFill>
                  <pic:spPr>
                    <a:xfrm>
                      <a:off x="0" y="0"/>
                      <a:ext cx="3874999" cy="2535493"/>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spacing w:before="0" w:lineRule="auto"/>
        <w:ind w:left="0"/>
        <w:rPr/>
      </w:pPr>
      <w:r w:rsidDel="00000000" w:rsidR="00000000" w:rsidRPr="00000000">
        <w:rPr>
          <w:rtl w:val="0"/>
        </w:rPr>
      </w:r>
    </w:p>
    <w:p w:rsidR="00000000" w:rsidDel="00000000" w:rsidP="00000000" w:rsidRDefault="00000000" w:rsidRPr="00000000" w14:paraId="000001F5">
      <w:pPr>
        <w:spacing w:before="0" w:lineRule="auto"/>
        <w:ind w:left="0"/>
        <w:rPr/>
      </w:pPr>
      <w:r w:rsidDel="00000000" w:rsidR="00000000" w:rsidRPr="00000000">
        <w:rPr>
          <w:rtl w:val="0"/>
        </w:rPr>
      </w:r>
    </w:p>
    <w:p w:rsidR="00000000" w:rsidDel="00000000" w:rsidP="00000000" w:rsidRDefault="00000000" w:rsidRPr="00000000" w14:paraId="000001F6">
      <w:pPr>
        <w:pStyle w:val="Heading5"/>
        <w:spacing w:before="0" w:lineRule="auto"/>
        <w:ind w:left="0" w:firstLine="0"/>
        <w:rPr/>
      </w:pPr>
      <w:bookmarkStart w:colFirst="0" w:colLast="0" w:name="_heading=h.l90rai4yp1ks" w:id="56"/>
      <w:bookmarkEnd w:id="56"/>
      <w:r w:rsidDel="00000000" w:rsidR="00000000" w:rsidRPr="00000000">
        <w:rPr>
          <w:rtl w:val="0"/>
        </w:rPr>
        <w:t xml:space="preserve">Crear una nueva categoría</w:t>
      </w:r>
    </w:p>
    <w:p w:rsidR="00000000" w:rsidDel="00000000" w:rsidP="00000000" w:rsidRDefault="00000000" w:rsidRPr="00000000" w14:paraId="000001F7">
      <w:pPr>
        <w:spacing w:before="0" w:lineRule="auto"/>
        <w:ind w:left="0"/>
        <w:rPr/>
      </w:pPr>
      <w:r w:rsidDel="00000000" w:rsidR="00000000" w:rsidRPr="00000000">
        <w:rPr>
          <w:rtl w:val="0"/>
        </w:rPr>
        <w:t xml:space="preserve">Para crear una nueva categoría, el líder debe hacer click en el botón “Categorías” (</w:t>
      </w:r>
      <w:r w:rsidDel="00000000" w:rsidR="00000000" w:rsidRPr="00000000">
        <w:rPr/>
        <w:drawing>
          <wp:inline distB="114300" distT="114300" distL="114300" distR="114300">
            <wp:extent cx="602537" cy="221521"/>
            <wp:effectExtent b="0" l="0" r="0" t="0"/>
            <wp:docPr id="148" name="image5.png"/>
            <a:graphic>
              <a:graphicData uri="http://schemas.openxmlformats.org/drawingml/2006/picture">
                <pic:pic>
                  <pic:nvPicPr>
                    <pic:cNvPr id="0" name="image5.png"/>
                    <pic:cNvPicPr preferRelativeResize="0"/>
                  </pic:nvPicPr>
                  <pic:blipFill>
                    <a:blip r:embed="rId70"/>
                    <a:srcRect b="0" l="0" r="0" t="0"/>
                    <a:stretch>
                      <a:fillRect/>
                    </a:stretch>
                  </pic:blipFill>
                  <pic:spPr>
                    <a:xfrm>
                      <a:off x="0" y="0"/>
                      <a:ext cx="602537" cy="221521"/>
                    </a:xfrm>
                    <a:prstGeom prst="rect"/>
                    <a:ln/>
                  </pic:spPr>
                </pic:pic>
              </a:graphicData>
            </a:graphic>
          </wp:inline>
        </w:drawing>
      </w:r>
      <w:r w:rsidDel="00000000" w:rsidR="00000000" w:rsidRPr="00000000">
        <w:rPr>
          <w:rtl w:val="0"/>
        </w:rPr>
        <w:t xml:space="preserve">). Posteriormente, se desplegará un listado de las categorías y una sección para ingresar una nueva: </w:t>
      </w:r>
    </w:p>
    <w:p w:rsidR="00000000" w:rsidDel="00000000" w:rsidP="00000000" w:rsidRDefault="00000000" w:rsidRPr="00000000" w14:paraId="000001F8">
      <w:pPr>
        <w:numPr>
          <w:ilvl w:val="0"/>
          <w:numId w:val="25"/>
        </w:numPr>
        <w:spacing w:before="0" w:lineRule="auto"/>
        <w:ind w:left="720" w:hanging="360"/>
        <w:rPr>
          <w:u w:val="none"/>
        </w:rPr>
      </w:pPr>
      <w:r w:rsidDel="00000000" w:rsidR="00000000" w:rsidRPr="00000000">
        <w:rPr>
          <w:rtl w:val="0"/>
        </w:rPr>
        <w:t xml:space="preserve">Nombre: Nombre descriptivo de la categoría. Esta información es obligatoria.</w:t>
      </w:r>
    </w:p>
    <w:p w:rsidR="00000000" w:rsidDel="00000000" w:rsidP="00000000" w:rsidRDefault="00000000" w:rsidRPr="00000000" w14:paraId="000001F9">
      <w:pPr>
        <w:numPr>
          <w:ilvl w:val="0"/>
          <w:numId w:val="25"/>
        </w:numPr>
        <w:spacing w:before="0" w:lineRule="auto"/>
        <w:ind w:left="720" w:hanging="360"/>
        <w:rPr>
          <w:u w:val="none"/>
        </w:rPr>
      </w:pPr>
      <w:r w:rsidDel="00000000" w:rsidR="00000000" w:rsidRPr="00000000">
        <w:rPr>
          <w:rtl w:val="0"/>
        </w:rPr>
        <w:t xml:space="preserve">Descripción: Descripción de qué tareas se le asignan. </w:t>
      </w:r>
    </w:p>
    <w:p w:rsidR="00000000" w:rsidDel="00000000" w:rsidP="00000000" w:rsidRDefault="00000000" w:rsidRPr="00000000" w14:paraId="000001FA">
      <w:pPr>
        <w:spacing w:before="0" w:lineRule="auto"/>
        <w:ind w:left="0" w:firstLine="0"/>
        <w:rPr/>
      </w:pPr>
      <w:r w:rsidDel="00000000" w:rsidR="00000000" w:rsidRPr="00000000">
        <w:rPr>
          <w:rtl w:val="0"/>
        </w:rPr>
        <w:t xml:space="preserve">Una vez completado, debe seleccionar “Agregar” (</w:t>
      </w:r>
      <w:r w:rsidDel="00000000" w:rsidR="00000000" w:rsidRPr="00000000">
        <w:rPr/>
        <w:drawing>
          <wp:inline distB="114300" distT="114300" distL="114300" distR="114300">
            <wp:extent cx="665261" cy="238977"/>
            <wp:effectExtent b="0" l="0" r="0" t="0"/>
            <wp:docPr id="157" name="image9.png"/>
            <a:graphic>
              <a:graphicData uri="http://schemas.openxmlformats.org/drawingml/2006/picture">
                <pic:pic>
                  <pic:nvPicPr>
                    <pic:cNvPr id="0" name="image9.png"/>
                    <pic:cNvPicPr preferRelativeResize="0"/>
                  </pic:nvPicPr>
                  <pic:blipFill>
                    <a:blip r:embed="rId71"/>
                    <a:srcRect b="0" l="0" r="0" t="0"/>
                    <a:stretch>
                      <a:fillRect/>
                    </a:stretch>
                  </pic:blipFill>
                  <pic:spPr>
                    <a:xfrm>
                      <a:off x="0" y="0"/>
                      <a:ext cx="665261" cy="238977"/>
                    </a:xfrm>
                    <a:prstGeom prst="rect"/>
                    <a:ln/>
                  </pic:spPr>
                </pic:pic>
              </a:graphicData>
            </a:graphic>
          </wp:inline>
        </w:drawing>
      </w:r>
      <w:r w:rsidDel="00000000" w:rsidR="00000000" w:rsidRPr="00000000">
        <w:rPr>
          <w:rtl w:val="0"/>
        </w:rPr>
        <w:t xml:space="preserve">) para visualizar la categoría en el listado.</w:t>
      </w:r>
    </w:p>
    <w:p w:rsidR="00000000" w:rsidDel="00000000" w:rsidP="00000000" w:rsidRDefault="00000000" w:rsidRPr="00000000" w14:paraId="000001FB">
      <w:pPr>
        <w:spacing w:before="0" w:lineRule="auto"/>
        <w:ind w:left="0"/>
        <w:rPr/>
      </w:pPr>
      <w:r w:rsidDel="00000000" w:rsidR="00000000" w:rsidRPr="00000000">
        <w:rPr>
          <w:rtl w:val="0"/>
        </w:rPr>
      </w:r>
    </w:p>
    <w:p w:rsidR="00000000" w:rsidDel="00000000" w:rsidP="00000000" w:rsidRDefault="00000000" w:rsidRPr="00000000" w14:paraId="000001FC">
      <w:pPr>
        <w:spacing w:before="0" w:lineRule="auto"/>
        <w:ind w:left="0"/>
        <w:rPr/>
      </w:pPr>
      <w:r w:rsidDel="00000000" w:rsidR="00000000" w:rsidRPr="00000000">
        <w:rPr/>
        <w:drawing>
          <wp:inline distB="114300" distT="114300" distL="114300" distR="114300">
            <wp:extent cx="5399730" cy="3543300"/>
            <wp:effectExtent b="0" l="0" r="0" t="0"/>
            <wp:docPr id="176" name="image34.png"/>
            <a:graphic>
              <a:graphicData uri="http://schemas.openxmlformats.org/drawingml/2006/picture">
                <pic:pic>
                  <pic:nvPicPr>
                    <pic:cNvPr id="0" name="image34.png"/>
                    <pic:cNvPicPr preferRelativeResize="0"/>
                  </pic:nvPicPr>
                  <pic:blipFill>
                    <a:blip r:embed="rId72"/>
                    <a:srcRect b="0" l="0" r="0" t="0"/>
                    <a:stretch>
                      <a:fillRect/>
                    </a:stretch>
                  </pic:blipFill>
                  <pic:spPr>
                    <a:xfrm>
                      <a:off x="0" y="0"/>
                      <a:ext cx="539973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1FD">
      <w:pPr>
        <w:spacing w:before="0" w:lineRule="auto"/>
        <w:ind w:left="0"/>
        <w:rPr/>
      </w:pPr>
      <w:r w:rsidDel="00000000" w:rsidR="00000000" w:rsidRPr="00000000">
        <w:rPr>
          <w:rtl w:val="0"/>
        </w:rPr>
      </w:r>
    </w:p>
    <w:p w:rsidR="00000000" w:rsidDel="00000000" w:rsidP="00000000" w:rsidRDefault="00000000" w:rsidRPr="00000000" w14:paraId="000001FE">
      <w:pPr>
        <w:pStyle w:val="Heading5"/>
        <w:spacing w:before="0" w:lineRule="auto"/>
        <w:ind w:left="0" w:firstLine="0"/>
        <w:rPr/>
      </w:pPr>
      <w:bookmarkStart w:colFirst="0" w:colLast="0" w:name="_heading=h.dbqnlji6068c" w:id="57"/>
      <w:bookmarkEnd w:id="57"/>
      <w:r w:rsidDel="00000000" w:rsidR="00000000" w:rsidRPr="00000000">
        <w:rPr>
          <w:rtl w:val="0"/>
        </w:rPr>
        <w:t xml:space="preserve">Editar una categoría</w:t>
      </w:r>
    </w:p>
    <w:p w:rsidR="00000000" w:rsidDel="00000000" w:rsidP="00000000" w:rsidRDefault="00000000" w:rsidRPr="00000000" w14:paraId="000001FF">
      <w:pPr>
        <w:spacing w:before="0" w:lineRule="auto"/>
        <w:rPr/>
      </w:pPr>
      <w:r w:rsidDel="00000000" w:rsidR="00000000" w:rsidRPr="00000000">
        <w:rPr>
          <w:rtl w:val="0"/>
        </w:rPr>
        <w:t xml:space="preserve">Para editar una categoría, el líder debe seleccionar el botón </w:t>
      </w:r>
      <w:r w:rsidDel="00000000" w:rsidR="00000000" w:rsidRPr="00000000">
        <w:rPr/>
        <w:drawing>
          <wp:inline distB="114300" distT="114300" distL="114300" distR="114300">
            <wp:extent cx="304800" cy="266700"/>
            <wp:effectExtent b="0" l="0" r="0" t="0"/>
            <wp:docPr id="171" name="image39.png"/>
            <a:graphic>
              <a:graphicData uri="http://schemas.openxmlformats.org/drawingml/2006/picture">
                <pic:pic>
                  <pic:nvPicPr>
                    <pic:cNvPr id="0" name="image39.png"/>
                    <pic:cNvPicPr preferRelativeResize="0"/>
                  </pic:nvPicPr>
                  <pic:blipFill>
                    <a:blip r:embed="rId73"/>
                    <a:srcRect b="0" l="0" r="0" t="0"/>
                    <a:stretch>
                      <a:fillRect/>
                    </a:stretch>
                  </pic:blipFill>
                  <pic:spPr>
                    <a:xfrm>
                      <a:off x="0" y="0"/>
                      <a:ext cx="304800" cy="266700"/>
                    </a:xfrm>
                    <a:prstGeom prst="rect"/>
                    <a:ln/>
                  </pic:spPr>
                </pic:pic>
              </a:graphicData>
            </a:graphic>
          </wp:inline>
        </w:drawing>
      </w:r>
      <w:r w:rsidDel="00000000" w:rsidR="00000000" w:rsidRPr="00000000">
        <w:rPr>
          <w:rtl w:val="0"/>
        </w:rPr>
        <w:t xml:space="preserve">. Posteriormente, se </w:t>
      </w:r>
    </w:p>
    <w:p w:rsidR="00000000" w:rsidDel="00000000" w:rsidP="00000000" w:rsidRDefault="00000000" w:rsidRPr="00000000" w14:paraId="00000200">
      <w:pPr>
        <w:spacing w:before="0" w:lineRule="auto"/>
        <w:rPr/>
      </w:pPr>
      <w:r w:rsidDel="00000000" w:rsidR="00000000" w:rsidRPr="00000000">
        <w:rPr>
          <w:rtl w:val="0"/>
        </w:rPr>
        <w:t xml:space="preserve">visualizará la información de la categoría seleccionada a la derecha. Allí deberá completar los </w:t>
      </w:r>
    </w:p>
    <w:p w:rsidR="00000000" w:rsidDel="00000000" w:rsidP="00000000" w:rsidRDefault="00000000" w:rsidRPr="00000000" w14:paraId="00000201">
      <w:pPr>
        <w:spacing w:before="0" w:lineRule="auto"/>
        <w:rPr/>
      </w:pPr>
      <w:r w:rsidDel="00000000" w:rsidR="00000000" w:rsidRPr="00000000">
        <w:rPr>
          <w:rtl w:val="0"/>
        </w:rPr>
        <w:t xml:space="preserve">campos que desea editar. </w:t>
      </w:r>
    </w:p>
    <w:p w:rsidR="00000000" w:rsidDel="00000000" w:rsidP="00000000" w:rsidRDefault="00000000" w:rsidRPr="00000000" w14:paraId="00000202">
      <w:pPr>
        <w:spacing w:before="0" w:lineRule="auto"/>
        <w:rPr/>
      </w:pPr>
      <w:r w:rsidDel="00000000" w:rsidR="00000000" w:rsidRPr="00000000">
        <w:rPr>
          <w:rtl w:val="0"/>
        </w:rPr>
      </w:r>
    </w:p>
    <w:p w:rsidR="00000000" w:rsidDel="00000000" w:rsidP="00000000" w:rsidRDefault="00000000" w:rsidRPr="00000000" w14:paraId="00000203">
      <w:pPr>
        <w:spacing w:before="0" w:lineRule="auto"/>
        <w:rPr/>
      </w:pPr>
      <w:sdt>
        <w:sdtPr>
          <w:id w:val="429150337"/>
          <w:tag w:val="goog_rdk_16"/>
        </w:sdtPr>
        <w:sdtContent>
          <w:commentRangeStart w:id="5"/>
        </w:sdtContent>
      </w:sdt>
      <w:r w:rsidDel="00000000" w:rsidR="00000000" w:rsidRPr="00000000">
        <w:rPr>
          <w:rtl w:val="0"/>
        </w:rPr>
        <w:t xml:space="preserve">Aceptar una tarea propuesta</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204">
      <w:pPr>
        <w:rPr/>
      </w:pPr>
      <w:r w:rsidDel="00000000" w:rsidR="00000000" w:rsidRPr="00000000">
        <w:rPr/>
        <w:drawing>
          <wp:inline distB="114300" distT="114300" distL="114300" distR="114300">
            <wp:extent cx="5399730" cy="3543300"/>
            <wp:effectExtent b="0" l="0" r="0" t="0"/>
            <wp:docPr id="251" name="image88.png"/>
            <a:graphic>
              <a:graphicData uri="http://schemas.openxmlformats.org/drawingml/2006/picture">
                <pic:pic>
                  <pic:nvPicPr>
                    <pic:cNvPr id="0" name="image88.png"/>
                    <pic:cNvPicPr preferRelativeResize="0"/>
                  </pic:nvPicPr>
                  <pic:blipFill>
                    <a:blip r:embed="rId74"/>
                    <a:srcRect b="0" l="0" r="0" t="0"/>
                    <a:stretch>
                      <a:fillRect/>
                    </a:stretch>
                  </pic:blipFill>
                  <pic:spPr>
                    <a:xfrm>
                      <a:off x="0" y="0"/>
                      <a:ext cx="539973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spacing w:before="0" w:lineRule="auto"/>
        <w:ind w:left="0"/>
        <w:rPr/>
      </w:pPr>
      <w:r w:rsidDel="00000000" w:rsidR="00000000" w:rsidRPr="00000000">
        <w:rPr>
          <w:rtl w:val="0"/>
        </w:rPr>
      </w:r>
    </w:p>
    <w:p w:rsidR="00000000" w:rsidDel="00000000" w:rsidP="00000000" w:rsidRDefault="00000000" w:rsidRPr="00000000" w14:paraId="00000206">
      <w:pPr>
        <w:spacing w:before="0" w:lineRule="auto"/>
        <w:ind w:left="0"/>
        <w:rPr/>
      </w:pPr>
      <w:r w:rsidDel="00000000" w:rsidR="00000000" w:rsidRPr="00000000">
        <w:rPr>
          <w:rtl w:val="0"/>
        </w:rPr>
        <w:t xml:space="preserve">Eliminar una categoría</w:t>
      </w:r>
    </w:p>
    <w:p w:rsidR="00000000" w:rsidDel="00000000" w:rsidP="00000000" w:rsidRDefault="00000000" w:rsidRPr="00000000" w14:paraId="00000207">
      <w:pPr>
        <w:spacing w:before="0" w:lineRule="auto"/>
        <w:ind w:left="0"/>
        <w:rPr/>
      </w:pPr>
      <w:r w:rsidDel="00000000" w:rsidR="00000000" w:rsidRPr="00000000">
        <w:rPr>
          <w:rtl w:val="0"/>
        </w:rPr>
        <w:t xml:space="preserve">Para eliminar una categoría, el líder debe hacer clic en el botón </w:t>
      </w:r>
      <w:r w:rsidDel="00000000" w:rsidR="00000000" w:rsidRPr="00000000">
        <w:rPr/>
        <w:drawing>
          <wp:inline distB="114300" distT="114300" distL="114300" distR="114300">
            <wp:extent cx="233245" cy="220969"/>
            <wp:effectExtent b="0" l="0" r="0" t="0"/>
            <wp:docPr id="164"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233245" cy="220969"/>
                    </a:xfrm>
                    <a:prstGeom prst="rect"/>
                    <a:ln/>
                  </pic:spPr>
                </pic:pic>
              </a:graphicData>
            </a:graphic>
          </wp:inline>
        </w:drawing>
      </w:r>
      <w:r w:rsidDel="00000000" w:rsidR="00000000" w:rsidRPr="00000000">
        <w:rPr>
          <w:rtl w:val="0"/>
        </w:rPr>
        <w:t xml:space="preserve">. Posteriormente, se desplegará un mensaje de confirmación, debiendo selección “Sí, eliminar” para continuar. </w:t>
      </w:r>
    </w:p>
    <w:p w:rsidR="00000000" w:rsidDel="00000000" w:rsidP="00000000" w:rsidRDefault="00000000" w:rsidRPr="00000000" w14:paraId="00000208">
      <w:pPr>
        <w:spacing w:before="0" w:lineRule="auto"/>
        <w:ind w:left="0"/>
        <w:rPr/>
      </w:pPr>
      <w:r w:rsidDel="00000000" w:rsidR="00000000" w:rsidRPr="00000000">
        <w:rPr/>
        <w:drawing>
          <wp:inline distB="114300" distT="114300" distL="114300" distR="114300">
            <wp:extent cx="5399730" cy="3390900"/>
            <wp:effectExtent b="0" l="0" r="0" t="0"/>
            <wp:docPr id="198" name="image52.png"/>
            <a:graphic>
              <a:graphicData uri="http://schemas.openxmlformats.org/drawingml/2006/picture">
                <pic:pic>
                  <pic:nvPicPr>
                    <pic:cNvPr id="0" name="image52.png"/>
                    <pic:cNvPicPr preferRelativeResize="0"/>
                  </pic:nvPicPr>
                  <pic:blipFill>
                    <a:blip r:embed="rId75"/>
                    <a:srcRect b="0" l="0" r="0" t="0"/>
                    <a:stretch>
                      <a:fillRect/>
                    </a:stretch>
                  </pic:blipFill>
                  <pic:spPr>
                    <a:xfrm>
                      <a:off x="0" y="0"/>
                      <a:ext cx="539973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spacing w:before="0" w:lineRule="auto"/>
        <w:ind w:left="0"/>
        <w:rPr/>
      </w:pPr>
      <w:r w:rsidDel="00000000" w:rsidR="00000000" w:rsidRPr="00000000">
        <w:rPr>
          <w:rtl w:val="0"/>
        </w:rPr>
      </w:r>
    </w:p>
    <w:p w:rsidR="00000000" w:rsidDel="00000000" w:rsidP="00000000" w:rsidRDefault="00000000" w:rsidRPr="00000000" w14:paraId="0000020A">
      <w:pPr>
        <w:spacing w:before="0" w:lineRule="auto"/>
        <w:ind w:left="0"/>
        <w:rPr/>
      </w:pPr>
      <w:r w:rsidDel="00000000" w:rsidR="00000000" w:rsidRPr="00000000">
        <w:rPr>
          <w:b w:val="1"/>
          <w:bCs w:val="1"/>
          <w:rtl w:val="0"/>
        </w:rPr>
        <w:t xml:space="preserve">Nota</w:t>
      </w:r>
      <w:r w:rsidDel="00000000" w:rsidR="00000000" w:rsidRPr="00000000">
        <w:rPr>
          <w:rtl w:val="0"/>
        </w:rPr>
        <w:t xml:space="preserve">: Aquellas categorías con tareas asignadas no podrán eliminarse. Deberás eliminar o cambiar las categorías de las tareas antes de eliminar una categoría.</w:t>
      </w:r>
    </w:p>
    <w:p w:rsidR="00000000" w:rsidDel="00000000" w:rsidP="00000000" w:rsidRDefault="00000000" w:rsidRPr="00000000" w14:paraId="0000020B">
      <w:pPr>
        <w:spacing w:before="0" w:lineRule="auto"/>
        <w:rPr/>
      </w:pPr>
      <w:r w:rsidDel="00000000" w:rsidR="00000000" w:rsidRPr="00000000">
        <w:rPr>
          <w:rtl w:val="0"/>
        </w:rPr>
      </w:r>
    </w:p>
    <w:p w:rsidR="00000000" w:rsidDel="00000000" w:rsidP="00000000" w:rsidRDefault="00000000" w:rsidRPr="00000000" w14:paraId="0000020C">
      <w:pPr>
        <w:pStyle w:val="Heading4"/>
        <w:spacing w:before="0" w:lineRule="auto"/>
        <w:rPr/>
      </w:pPr>
      <w:bookmarkStart w:colFirst="0" w:colLast="0" w:name="_heading=h.p46bg01bmscn" w:id="58"/>
      <w:bookmarkEnd w:id="58"/>
      <w:r w:rsidDel="00000000" w:rsidR="00000000" w:rsidRPr="00000000">
        <w:rPr>
          <w:rtl w:val="0"/>
        </w:rPr>
        <w:t xml:space="preserve">Planificación de iteración pasada</w:t>
      </w:r>
    </w:p>
    <w:p w:rsidR="00000000" w:rsidDel="00000000" w:rsidP="00000000" w:rsidRDefault="00000000" w:rsidRPr="00000000" w14:paraId="0000020D">
      <w:pPr>
        <w:rPr/>
      </w:pPr>
      <w:r w:rsidDel="00000000" w:rsidR="00000000" w:rsidRPr="00000000">
        <w:rPr>
          <w:rtl w:val="0"/>
        </w:rPr>
        <w:t xml:space="preserve">Para ingresar a una planificación de una iteración pasada es necesario seguir los siguientes pasos: </w:t>
      </w:r>
    </w:p>
    <w:p w:rsidR="00000000" w:rsidDel="00000000" w:rsidP="00000000" w:rsidRDefault="00000000" w:rsidRPr="00000000" w14:paraId="0000020E">
      <w:pPr>
        <w:numPr>
          <w:ilvl w:val="0"/>
          <w:numId w:val="22"/>
        </w:numPr>
        <w:spacing w:after="0" w:afterAutospacing="0"/>
        <w:ind w:left="720" w:hanging="360"/>
        <w:rPr>
          <w:u w:val="none"/>
        </w:rPr>
      </w:pPr>
      <w:r w:rsidDel="00000000" w:rsidR="00000000" w:rsidRPr="00000000">
        <w:rPr>
          <w:rtl w:val="0"/>
        </w:rPr>
        <w:t xml:space="preserve">Debe ingresar al </w:t>
      </w:r>
      <w:hyperlink w:anchor="_heading=h.ycxbromoq9hx">
        <w:r w:rsidDel="00000000" w:rsidR="00000000" w:rsidRPr="00000000">
          <w:rPr>
            <w:color w:val="1155cc"/>
            <w:u w:val="single"/>
            <w:rtl w:val="0"/>
          </w:rPr>
          <w:t xml:space="preserve">módulo de etapas</w:t>
        </w:r>
      </w:hyperlink>
      <w:r w:rsidDel="00000000" w:rsidR="00000000" w:rsidRPr="00000000">
        <w:rPr>
          <w:rtl w:val="0"/>
        </w:rPr>
        <w:t xml:space="preserve"> y seleccionar la etapa en la que se desea consultar.</w:t>
      </w:r>
    </w:p>
    <w:p w:rsidR="00000000" w:rsidDel="00000000" w:rsidP="00000000" w:rsidRDefault="00000000" w:rsidRPr="00000000" w14:paraId="0000020F">
      <w:pPr>
        <w:numPr>
          <w:ilvl w:val="0"/>
          <w:numId w:val="22"/>
        </w:numPr>
        <w:spacing w:after="0" w:afterAutospacing="0" w:before="0" w:beforeAutospacing="0"/>
        <w:ind w:left="720" w:hanging="360"/>
        <w:rPr>
          <w:u w:val="none"/>
        </w:rPr>
      </w:pPr>
      <w:r w:rsidDel="00000000" w:rsidR="00000000" w:rsidRPr="00000000">
        <w:rPr>
          <w:rtl w:val="0"/>
        </w:rPr>
        <w:t xml:space="preserve">Debe ingresar el </w:t>
      </w:r>
      <w:hyperlink w:anchor="_heading=h.xbwu9ldwptpn">
        <w:r w:rsidDel="00000000" w:rsidR="00000000" w:rsidRPr="00000000">
          <w:rPr>
            <w:color w:val="1155cc"/>
            <w:u w:val="single"/>
            <w:rtl w:val="0"/>
          </w:rPr>
          <w:t xml:space="preserve">módulo de iteraciones</w:t>
        </w:r>
      </w:hyperlink>
      <w:r w:rsidDel="00000000" w:rsidR="00000000" w:rsidRPr="00000000">
        <w:rPr>
          <w:rtl w:val="0"/>
        </w:rPr>
        <w:t xml:space="preserve"> y seleccionar la iteración a la que se quiere acceder. </w:t>
      </w:r>
    </w:p>
    <w:p w:rsidR="00000000" w:rsidDel="00000000" w:rsidP="00000000" w:rsidRDefault="00000000" w:rsidRPr="00000000" w14:paraId="00000210">
      <w:pPr>
        <w:numPr>
          <w:ilvl w:val="0"/>
          <w:numId w:val="22"/>
        </w:numPr>
        <w:spacing w:before="0" w:beforeAutospacing="0"/>
        <w:ind w:left="720" w:hanging="360"/>
        <w:rPr>
          <w:u w:val="none"/>
        </w:rPr>
      </w:pPr>
      <w:r w:rsidDel="00000000" w:rsidR="00000000" w:rsidRPr="00000000">
        <w:rPr>
          <w:rtl w:val="0"/>
        </w:rPr>
        <w:t xml:space="preserve">Una vez ingresado a la iteración deseada, podrá visualizar su planificación.</w:t>
      </w:r>
    </w:p>
    <w:p w:rsidR="00000000" w:rsidDel="00000000" w:rsidP="00000000" w:rsidRDefault="00000000" w:rsidRPr="00000000" w14:paraId="00000211">
      <w:pPr>
        <w:ind w:left="0"/>
        <w:rPr/>
      </w:pPr>
      <w:r w:rsidDel="00000000" w:rsidR="00000000" w:rsidRPr="00000000">
        <w:rPr/>
        <w:drawing>
          <wp:inline distB="114300" distT="114300" distL="114300" distR="114300">
            <wp:extent cx="5399730" cy="3454400"/>
            <wp:effectExtent b="0" l="0" r="0" t="0"/>
            <wp:docPr id="250" name="image58.png"/>
            <a:graphic>
              <a:graphicData uri="http://schemas.openxmlformats.org/drawingml/2006/picture">
                <pic:pic>
                  <pic:nvPicPr>
                    <pic:cNvPr id="0" name="image58.png"/>
                    <pic:cNvPicPr preferRelativeResize="0"/>
                  </pic:nvPicPr>
                  <pic:blipFill>
                    <a:blip r:embed="rId76"/>
                    <a:srcRect b="0" l="0" r="0" t="0"/>
                    <a:stretch>
                      <a:fillRect/>
                    </a:stretch>
                  </pic:blipFill>
                  <pic:spPr>
                    <a:xfrm>
                      <a:off x="0" y="0"/>
                      <a:ext cx="539973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12">
      <w:pPr>
        <w:ind w:left="0"/>
        <w:rPr/>
      </w:pPr>
      <w:r w:rsidDel="00000000" w:rsidR="00000000" w:rsidRPr="00000000">
        <w:rPr>
          <w:rtl w:val="0"/>
        </w:rPr>
        <w:t xml:space="preserve">En la planificación de una iteración pasada, no será posible acceder a las funcionalidades que cuenta una </w:t>
      </w:r>
      <w:hyperlink w:anchor="_heading=h.w985rbvqp7dc">
        <w:r w:rsidDel="00000000" w:rsidR="00000000" w:rsidRPr="00000000">
          <w:rPr>
            <w:color w:val="1155cc"/>
            <w:u w:val="single"/>
            <w:rtl w:val="0"/>
          </w:rPr>
          <w:t xml:space="preserve">planificación de iteración actual</w:t>
        </w:r>
      </w:hyperlink>
      <w:r w:rsidDel="00000000" w:rsidR="00000000" w:rsidRPr="00000000">
        <w:rPr>
          <w:rtl w:val="0"/>
        </w:rPr>
        <w:t xml:space="preserve">. Solamente se podrá observar las tareas que se han realizado. </w:t>
      </w:r>
    </w:p>
    <w:p w:rsidR="00000000" w:rsidDel="00000000" w:rsidP="00000000" w:rsidRDefault="00000000" w:rsidRPr="00000000" w14:paraId="00000213">
      <w:pPr>
        <w:pStyle w:val="Heading4"/>
        <w:ind w:left="0"/>
        <w:rPr/>
      </w:pPr>
      <w:bookmarkStart w:colFirst="0" w:colLast="0" w:name="_heading=h.fbmmrzdlymga" w:id="59"/>
      <w:bookmarkEnd w:id="59"/>
      <w:r w:rsidDel="00000000" w:rsidR="00000000" w:rsidRPr="00000000">
        <w:rPr>
          <w:rtl w:val="0"/>
        </w:rPr>
        <w:t xml:space="preserve">Filtros de la planificación</w:t>
      </w:r>
    </w:p>
    <w:p w:rsidR="00000000" w:rsidDel="00000000" w:rsidP="00000000" w:rsidRDefault="00000000" w:rsidRPr="00000000" w14:paraId="00000214">
      <w:pPr>
        <w:rPr/>
      </w:pPr>
      <w:r w:rsidDel="00000000" w:rsidR="00000000" w:rsidRPr="00000000">
        <w:rPr>
          <w:rtl w:val="0"/>
        </w:rPr>
        <w:t xml:space="preserve">Independientemente del tipo de planificación, todas cuentan con un sistema de filtros:</w:t>
      </w:r>
    </w:p>
    <w:p w:rsidR="00000000" w:rsidDel="00000000" w:rsidP="00000000" w:rsidRDefault="00000000" w:rsidRPr="00000000" w14:paraId="00000215">
      <w:pPr>
        <w:rPr/>
      </w:pPr>
      <w:r w:rsidDel="00000000" w:rsidR="00000000" w:rsidRPr="00000000">
        <w:rPr/>
        <w:drawing>
          <wp:inline distB="114300" distT="114300" distL="114300" distR="114300">
            <wp:extent cx="5399730" cy="508000"/>
            <wp:effectExtent b="0" l="0" r="0" t="0"/>
            <wp:docPr id="255" name="image75.png"/>
            <a:graphic>
              <a:graphicData uri="http://schemas.openxmlformats.org/drawingml/2006/picture">
                <pic:pic>
                  <pic:nvPicPr>
                    <pic:cNvPr id="0" name="image75.png"/>
                    <pic:cNvPicPr preferRelativeResize="0"/>
                  </pic:nvPicPr>
                  <pic:blipFill>
                    <a:blip r:embed="rId77"/>
                    <a:srcRect b="0" l="0" r="0" t="0"/>
                    <a:stretch>
                      <a:fillRect/>
                    </a:stretch>
                  </pic:blipFill>
                  <pic:spPr>
                    <a:xfrm>
                      <a:off x="0" y="0"/>
                      <a:ext cx="539973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Estos se pueden utilizar para encontrar de forma más sencilla las tareas que se está buscando.</w:t>
      </w:r>
    </w:p>
    <w:p w:rsidR="00000000" w:rsidDel="00000000" w:rsidP="00000000" w:rsidRDefault="00000000" w:rsidRPr="00000000" w14:paraId="00000217">
      <w:pPr>
        <w:rPr/>
      </w:pPr>
      <w:r w:rsidDel="00000000" w:rsidR="00000000" w:rsidRPr="00000000">
        <w:rPr>
          <w:rtl w:val="0"/>
        </w:rPr>
      </w:r>
    </w:p>
    <w:sdt>
      <w:sdtPr>
        <w:lock w:val="contentLocked"/>
        <w:id w:val="794310418"/>
        <w:tag w:val="goog_rdk_17"/>
      </w:sdtPr>
      <w:sdtContent>
        <w:tbl>
          <w:tblPr>
            <w:tblStyle w:val="Table6"/>
            <w:tblW w:w="8147.0" w:type="dxa"/>
            <w:jc w:val="left"/>
            <w:tblInd w:w="3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6666666666665"/>
            <w:gridCol w:w="2715.6666666666665"/>
            <w:gridCol w:w="2715.6666666666665"/>
            <w:tblGridChange w:id="0">
              <w:tblGrid>
                <w:gridCol w:w="2715.6666666666665"/>
                <w:gridCol w:w="2715.6666666666665"/>
                <w:gridCol w:w="2715.666666666666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Filtro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Icono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Categorías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97101" cy="255062"/>
                      <wp:effectExtent b="0" l="0" r="0" t="0"/>
                      <wp:docPr id="203"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1497101" cy="2550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Sirve para filtrar entre las distintas categorías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581150" cy="304800"/>
                      <wp:effectExtent b="0" l="0" r="0" t="0"/>
                      <wp:docPr id="231"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15811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Sirve para filtrar entre los diferentes miembros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409700" cy="438150"/>
                      <wp:effectExtent b="0" l="0" r="0" t="0"/>
                      <wp:docPr id="154" name="image12.png"/>
                      <a:graphic>
                        <a:graphicData uri="http://schemas.openxmlformats.org/drawingml/2006/picture">
                          <pic:pic>
                            <pic:nvPicPr>
                              <pic:cNvPr id="0" name="image12.png"/>
                              <pic:cNvPicPr preferRelativeResize="0"/>
                            </pic:nvPicPr>
                            <pic:blipFill>
                              <a:blip r:embed="rId80"/>
                              <a:srcRect b="0" l="0" r="0" t="0"/>
                              <a:stretch>
                                <a:fillRect/>
                              </a:stretch>
                            </pic:blipFill>
                            <pic:spPr>
                              <a:xfrm>
                                <a:off x="0" y="0"/>
                                <a:ext cx="1409700" cy="438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Sirve para filtrar entre los diferentes estados de tarea (En progreso o completada)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362075" cy="390525"/>
                      <wp:effectExtent b="0" l="0" r="0" t="0"/>
                      <wp:docPr id="223" name="image55.png"/>
                      <a:graphic>
                        <a:graphicData uri="http://schemas.openxmlformats.org/drawingml/2006/picture">
                          <pic:pic>
                            <pic:nvPicPr>
                              <pic:cNvPr id="0" name="image55.png"/>
                              <pic:cNvPicPr preferRelativeResize="0"/>
                            </pic:nvPicPr>
                            <pic:blipFill>
                              <a:blip r:embed="rId81"/>
                              <a:srcRect b="0" l="0" r="0" t="0"/>
                              <a:stretch>
                                <a:fillRect/>
                              </a:stretch>
                            </pic:blipFill>
                            <pic:spPr>
                              <a:xfrm>
                                <a:off x="0" y="0"/>
                                <a:ext cx="1362075"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Sirve para filtrar por fechas, puede seleccionarse un periodo</w:t>
                </w:r>
              </w:p>
            </w:tc>
          </w:tr>
        </w:tbl>
      </w:sdtContent>
    </w:sdt>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pStyle w:val="Heading2"/>
        <w:rPr/>
      </w:pPr>
      <w:bookmarkStart w:colFirst="0" w:colLast="0" w:name="_heading=h.v45z6qap7pnb" w:id="60"/>
      <w:bookmarkEnd w:id="60"/>
      <w:r w:rsidDel="00000000" w:rsidR="00000000" w:rsidRPr="00000000">
        <w:rPr>
          <w:rtl w:val="0"/>
        </w:rPr>
        <w:t xml:space="preserve">3.6 Miembro del proyecto</w:t>
      </w:r>
    </w:p>
    <w:p w:rsidR="00000000" w:rsidDel="00000000" w:rsidP="00000000" w:rsidRDefault="00000000" w:rsidRPr="00000000" w14:paraId="00000229">
      <w:pPr>
        <w:rPr/>
      </w:pPr>
      <w:r w:rsidDel="00000000" w:rsidR="00000000" w:rsidRPr="00000000">
        <w:rPr>
          <w:rtl w:val="0"/>
        </w:rPr>
        <w:t xml:space="preserve">En esta sección se detallarán las funciones que puede realizar un miembro del proyecto.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pStyle w:val="Heading3"/>
        <w:spacing w:before="0" w:lineRule="auto"/>
        <w:rPr/>
      </w:pPr>
      <w:bookmarkStart w:colFirst="0" w:colLast="0" w:name="_heading=h.o40ibs9s5l3k" w:id="61"/>
      <w:bookmarkEnd w:id="61"/>
      <w:r w:rsidDel="00000000" w:rsidR="00000000" w:rsidRPr="00000000">
        <w:rPr>
          <w:rtl w:val="0"/>
        </w:rPr>
        <w:t xml:space="preserve">3.6.1 Módulo inicial </w:t>
      </w:r>
    </w:p>
    <w:p w:rsidR="00000000" w:rsidDel="00000000" w:rsidP="00000000" w:rsidRDefault="00000000" w:rsidRPr="00000000" w14:paraId="0000022C">
      <w:pPr>
        <w:spacing w:before="0" w:lineRule="auto"/>
        <w:rPr/>
      </w:pPr>
      <w:r w:rsidDel="00000000" w:rsidR="00000000" w:rsidRPr="00000000">
        <w:rPr>
          <w:rtl w:val="0"/>
        </w:rPr>
        <w:t xml:space="preserve">El módulo de Inicio es la primera pantalla que se visualiza al ingresar al sistema. Proporciona </w:t>
      </w:r>
    </w:p>
    <w:p w:rsidR="00000000" w:rsidDel="00000000" w:rsidP="00000000" w:rsidRDefault="00000000" w:rsidRPr="00000000" w14:paraId="0000022D">
      <w:pPr>
        <w:spacing w:before="0" w:lineRule="auto"/>
        <w:ind w:left="0"/>
        <w:rPr/>
      </w:pPr>
      <w:r w:rsidDel="00000000" w:rsidR="00000000" w:rsidRPr="00000000">
        <w:rPr>
          <w:rtl w:val="0"/>
        </w:rPr>
        <w:t xml:space="preserve">una vista general de todos los proyectos en los que participa.</w:t>
      </w:r>
    </w:p>
    <w:p w:rsidR="00000000" w:rsidDel="00000000" w:rsidP="00000000" w:rsidRDefault="00000000" w:rsidRPr="00000000" w14:paraId="0000022E">
      <w:pPr>
        <w:spacing w:before="0" w:lineRule="auto"/>
        <w:ind w:left="0"/>
        <w:rPr/>
      </w:pPr>
      <w:r w:rsidDel="00000000" w:rsidR="00000000" w:rsidRPr="00000000">
        <w:rPr>
          <w:rtl w:val="0"/>
        </w:rPr>
      </w:r>
    </w:p>
    <w:p w:rsidR="00000000" w:rsidDel="00000000" w:rsidP="00000000" w:rsidRDefault="00000000" w:rsidRPr="00000000" w14:paraId="0000022F">
      <w:pPr>
        <w:pStyle w:val="Heading4"/>
        <w:spacing w:before="0" w:lineRule="auto"/>
        <w:ind w:left="0"/>
        <w:rPr/>
      </w:pPr>
      <w:bookmarkStart w:colFirst="0" w:colLast="0" w:name="_heading=h.7k5wbfmur721" w:id="62"/>
      <w:bookmarkEnd w:id="62"/>
      <w:r w:rsidDel="00000000" w:rsidR="00000000" w:rsidRPr="00000000">
        <w:rPr>
          <w:rtl w:val="0"/>
        </w:rPr>
        <w:t xml:space="preserve">Barra de navegación</w:t>
      </w:r>
    </w:p>
    <w:p w:rsidR="00000000" w:rsidDel="00000000" w:rsidP="00000000" w:rsidRDefault="00000000" w:rsidRPr="00000000" w14:paraId="00000230">
      <w:pPr>
        <w:rPr/>
      </w:pPr>
      <w:r w:rsidDel="00000000" w:rsidR="00000000" w:rsidRPr="00000000">
        <w:rPr>
          <w:rtl w:val="0"/>
        </w:rPr>
        <w:t xml:space="preserve">En la barra de navegación del módulo inicial en la vista de un miembro encontramos: </w:t>
      </w:r>
    </w:p>
    <w:p w:rsidR="00000000" w:rsidDel="00000000" w:rsidP="00000000" w:rsidRDefault="00000000" w:rsidRPr="00000000" w14:paraId="00000231">
      <w:pPr>
        <w:ind w:left="0"/>
        <w:rPr/>
      </w:pPr>
      <w:r w:rsidDel="00000000" w:rsidR="00000000" w:rsidRPr="00000000">
        <w:rPr>
          <w:rtl w:val="0"/>
        </w:rPr>
      </w:r>
    </w:p>
    <w:sdt>
      <w:sdtPr>
        <w:lock w:val="contentLocked"/>
        <w:id w:val="1080136727"/>
        <w:tag w:val="goog_rdk_18"/>
      </w:sdtPr>
      <w:sdtContent>
        <w:tbl>
          <w:tblPr>
            <w:tblStyle w:val="Table7"/>
            <w:tblW w:w="850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52"/>
            <w:gridCol w:w="4252"/>
            <w:tblGridChange w:id="0">
              <w:tblGrid>
                <w:gridCol w:w="4252"/>
                <w:gridCol w:w="4252"/>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32">
                <w:pPr>
                  <w:widowControl w:val="0"/>
                  <w:spacing w:before="0" w:line="240" w:lineRule="auto"/>
                  <w:ind w:left="0"/>
                  <w:rPr>
                    <w:color w:val="ffffff"/>
                  </w:rPr>
                </w:pPr>
                <w:r w:rsidDel="00000000" w:rsidR="00000000" w:rsidRPr="00000000">
                  <w:rPr>
                    <w:color w:val="ffffff"/>
                    <w:rtl w:val="0"/>
                  </w:rPr>
                  <w:t xml:space="preserve">Elemento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33">
                <w:pPr>
                  <w:widowControl w:val="0"/>
                  <w:spacing w:before="0" w:line="240" w:lineRule="auto"/>
                  <w:ind w:left="0"/>
                  <w:rPr>
                    <w:color w:val="ffffff"/>
                  </w:rPr>
                </w:pPr>
                <w:r w:rsidDel="00000000" w:rsidR="00000000" w:rsidRPr="00000000">
                  <w:rPr>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before="0" w:line="240" w:lineRule="auto"/>
                  <w:ind w:left="0"/>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before="0" w:line="240" w:lineRule="auto"/>
                  <w:ind w:left="0"/>
                  <w:rPr/>
                </w:pPr>
                <w:r w:rsidDel="00000000" w:rsidR="00000000" w:rsidRPr="00000000">
                  <w:rPr>
                    <w:rtl w:val="0"/>
                  </w:rPr>
                  <w:t xml:space="preserve">Pantalla inicial donde se listan todos los proyectos del sistema</w:t>
                </w:r>
              </w:p>
            </w:tc>
          </w:tr>
        </w:tbl>
      </w:sdtContent>
    </w:sdt>
    <w:p w:rsidR="00000000" w:rsidDel="00000000" w:rsidP="00000000" w:rsidRDefault="00000000" w:rsidRPr="00000000" w14:paraId="00000236">
      <w:pPr>
        <w:ind w:left="0"/>
        <w:rPr/>
      </w:pPr>
      <w:r w:rsidDel="00000000" w:rsidR="00000000" w:rsidRPr="00000000">
        <w:rPr>
          <w:rtl w:val="0"/>
        </w:rPr>
        <w:t xml:space="preserve">Imagen ilustrativa: </w:t>
      </w:r>
    </w:p>
    <w:p w:rsidR="00000000" w:rsidDel="00000000" w:rsidP="00000000" w:rsidRDefault="00000000" w:rsidRPr="00000000" w14:paraId="00000237">
      <w:pPr>
        <w:ind w:left="0"/>
        <w:jc w:val="center"/>
        <w:rPr/>
      </w:pPr>
      <w:r w:rsidDel="00000000" w:rsidR="00000000" w:rsidRPr="00000000">
        <w:rPr/>
        <w:drawing>
          <wp:inline distB="114300" distT="114300" distL="114300" distR="114300">
            <wp:extent cx="5399730" cy="368300"/>
            <wp:effectExtent b="0" l="0" r="0" t="0"/>
            <wp:docPr id="149"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39973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pStyle w:val="Heading4"/>
        <w:ind w:left="0"/>
        <w:rPr/>
      </w:pPr>
      <w:bookmarkStart w:colFirst="0" w:colLast="0" w:name="_heading=h.xc1w84ivb9f5" w:id="63"/>
      <w:bookmarkEnd w:id="63"/>
      <w:r w:rsidDel="00000000" w:rsidR="00000000" w:rsidRPr="00000000">
        <w:rPr>
          <w:rtl w:val="0"/>
        </w:rPr>
        <w:t xml:space="preserve">Visualización de proyectos</w:t>
      </w:r>
    </w:p>
    <w:p w:rsidR="00000000" w:rsidDel="00000000" w:rsidP="00000000" w:rsidRDefault="00000000" w:rsidRPr="00000000" w14:paraId="00000239">
      <w:pPr>
        <w:spacing w:before="0" w:lineRule="auto"/>
        <w:rPr/>
      </w:pPr>
      <w:r w:rsidDel="00000000" w:rsidR="00000000" w:rsidRPr="00000000">
        <w:rPr>
          <w:rtl w:val="0"/>
        </w:rPr>
        <w:t xml:space="preserve">Los proyectos se muestran en tarjetas que incluyen:</w:t>
      </w:r>
    </w:p>
    <w:p w:rsidR="00000000" w:rsidDel="00000000" w:rsidP="00000000" w:rsidRDefault="00000000" w:rsidRPr="00000000" w14:paraId="0000023A">
      <w:pPr>
        <w:numPr>
          <w:ilvl w:val="0"/>
          <w:numId w:val="2"/>
        </w:numPr>
        <w:spacing w:before="0" w:lineRule="auto"/>
        <w:ind w:left="720" w:hanging="360"/>
      </w:pPr>
      <w:r w:rsidDel="00000000" w:rsidR="00000000" w:rsidRPr="00000000">
        <w:rPr>
          <w:rtl w:val="0"/>
        </w:rPr>
        <w:t xml:space="preserve">Nombre del proyecto</w:t>
      </w:r>
    </w:p>
    <w:p w:rsidR="00000000" w:rsidDel="00000000" w:rsidP="00000000" w:rsidRDefault="00000000" w:rsidRPr="00000000" w14:paraId="0000023B">
      <w:pPr>
        <w:numPr>
          <w:ilvl w:val="0"/>
          <w:numId w:val="2"/>
        </w:numPr>
        <w:spacing w:before="0" w:lineRule="auto"/>
        <w:ind w:left="720" w:hanging="360"/>
      </w:pPr>
      <w:r w:rsidDel="00000000" w:rsidR="00000000" w:rsidRPr="00000000">
        <w:rPr>
          <w:rtl w:val="0"/>
        </w:rPr>
        <w:t xml:space="preserve">Equipo del proyecto</w:t>
      </w:r>
    </w:p>
    <w:p w:rsidR="00000000" w:rsidDel="00000000" w:rsidP="00000000" w:rsidRDefault="00000000" w:rsidRPr="00000000" w14:paraId="0000023C">
      <w:pPr>
        <w:numPr>
          <w:ilvl w:val="0"/>
          <w:numId w:val="2"/>
        </w:numPr>
        <w:spacing w:before="0" w:lineRule="auto"/>
        <w:ind w:left="720" w:hanging="360"/>
      </w:pPr>
      <w:r w:rsidDel="00000000" w:rsidR="00000000" w:rsidRPr="00000000">
        <w:rPr>
          <w:rtl w:val="0"/>
        </w:rPr>
        <w:t xml:space="preserve">Logo del proyecto</w:t>
      </w:r>
    </w:p>
    <w:p w:rsidR="00000000" w:rsidDel="00000000" w:rsidP="00000000" w:rsidRDefault="00000000" w:rsidRPr="00000000" w14:paraId="0000023D">
      <w:pPr>
        <w:numPr>
          <w:ilvl w:val="0"/>
          <w:numId w:val="2"/>
        </w:numPr>
        <w:spacing w:before="0" w:lineRule="auto"/>
        <w:ind w:left="720" w:hanging="360"/>
      </w:pPr>
      <w:r w:rsidDel="00000000" w:rsidR="00000000" w:rsidRPr="00000000">
        <w:rPr>
          <w:rtl w:val="0"/>
        </w:rPr>
        <w:t xml:space="preserve">Descripción </w:t>
      </w:r>
    </w:p>
    <w:p w:rsidR="00000000" w:rsidDel="00000000" w:rsidP="00000000" w:rsidRDefault="00000000" w:rsidRPr="00000000" w14:paraId="0000023E">
      <w:pPr>
        <w:numPr>
          <w:ilvl w:val="0"/>
          <w:numId w:val="2"/>
        </w:numPr>
        <w:spacing w:before="0" w:lineRule="auto"/>
        <w:ind w:left="720" w:hanging="360"/>
      </w:pPr>
      <w:r w:rsidDel="00000000" w:rsidR="00000000" w:rsidRPr="00000000">
        <w:rPr>
          <w:rtl w:val="0"/>
        </w:rPr>
        <w:t xml:space="preserve">Estado actual (Activo, En pausa, Finalizado)</w:t>
      </w:r>
    </w:p>
    <w:p w:rsidR="00000000" w:rsidDel="00000000" w:rsidP="00000000" w:rsidRDefault="00000000" w:rsidRPr="00000000" w14:paraId="0000023F">
      <w:pPr>
        <w:numPr>
          <w:ilvl w:val="0"/>
          <w:numId w:val="2"/>
        </w:numPr>
        <w:spacing w:before="0" w:lineRule="auto"/>
        <w:ind w:left="720" w:hanging="360"/>
      </w:pPr>
      <w:r w:rsidDel="00000000" w:rsidR="00000000" w:rsidRPr="00000000">
        <w:rPr>
          <w:rtl w:val="0"/>
        </w:rPr>
        <w:t xml:space="preserve">Fecha de creación</w:t>
      </w:r>
    </w:p>
    <w:p w:rsidR="00000000" w:rsidDel="00000000" w:rsidP="00000000" w:rsidRDefault="00000000" w:rsidRPr="00000000" w14:paraId="00000240">
      <w:pPr>
        <w:spacing w:before="0" w:lineRule="auto"/>
        <w:ind w:left="0"/>
        <w:rPr/>
      </w:pPr>
      <w:r w:rsidDel="00000000" w:rsidR="00000000" w:rsidRPr="00000000">
        <w:rPr/>
        <w:drawing>
          <wp:inline distB="114300" distT="114300" distL="114300" distR="114300">
            <wp:extent cx="5399730" cy="2260600"/>
            <wp:effectExtent b="0" l="0" r="0" t="0"/>
            <wp:docPr id="212" name="image54.png"/>
            <a:graphic>
              <a:graphicData uri="http://schemas.openxmlformats.org/drawingml/2006/picture">
                <pic:pic>
                  <pic:nvPicPr>
                    <pic:cNvPr id="0" name="image54.png"/>
                    <pic:cNvPicPr preferRelativeResize="0"/>
                  </pic:nvPicPr>
                  <pic:blipFill>
                    <a:blip r:embed="rId39"/>
                    <a:srcRect b="0" l="0" r="0" t="0"/>
                    <a:stretch>
                      <a:fillRect/>
                    </a:stretch>
                  </pic:blipFill>
                  <pic:spPr>
                    <a:xfrm>
                      <a:off x="0" y="0"/>
                      <a:ext cx="539973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before="0" w:lineRule="auto"/>
        <w:ind w:left="0"/>
        <w:rPr/>
      </w:pPr>
      <w:r w:rsidDel="00000000" w:rsidR="00000000" w:rsidRPr="00000000">
        <w:rPr>
          <w:rtl w:val="0"/>
        </w:rPr>
      </w:r>
    </w:p>
    <w:p w:rsidR="00000000" w:rsidDel="00000000" w:rsidP="00000000" w:rsidRDefault="00000000" w:rsidRPr="00000000" w14:paraId="00000242">
      <w:pPr>
        <w:pStyle w:val="Heading3"/>
        <w:spacing w:before="0" w:lineRule="auto"/>
        <w:ind w:left="0"/>
        <w:rPr/>
      </w:pPr>
      <w:bookmarkStart w:colFirst="0" w:colLast="0" w:name="_heading=h.34yv6wjwlzge" w:id="64"/>
      <w:bookmarkEnd w:id="64"/>
      <w:r w:rsidDel="00000000" w:rsidR="00000000" w:rsidRPr="00000000">
        <w:rPr>
          <w:rtl w:val="0"/>
        </w:rPr>
        <w:t xml:space="preserve">3.6.2 Módulo de proyecto</w:t>
      </w:r>
    </w:p>
    <w:p w:rsidR="00000000" w:rsidDel="00000000" w:rsidP="00000000" w:rsidRDefault="00000000" w:rsidRPr="00000000" w14:paraId="00000243">
      <w:pPr>
        <w:spacing w:before="0" w:lineRule="auto"/>
        <w:rPr/>
      </w:pPr>
      <w:r w:rsidDel="00000000" w:rsidR="00000000" w:rsidRPr="00000000">
        <w:rPr>
          <w:rtl w:val="0"/>
        </w:rPr>
        <w:t xml:space="preserve">Al hacer click en un proyecto, accede a una vista completa con toda la información relevante </w:t>
      </w:r>
    </w:p>
    <w:p w:rsidR="00000000" w:rsidDel="00000000" w:rsidP="00000000" w:rsidRDefault="00000000" w:rsidRPr="00000000" w14:paraId="00000244">
      <w:pPr>
        <w:spacing w:before="0" w:lineRule="auto"/>
        <w:rPr/>
      </w:pPr>
      <w:r w:rsidDel="00000000" w:rsidR="00000000" w:rsidRPr="00000000">
        <w:rPr>
          <w:rtl w:val="0"/>
        </w:rPr>
        <w:t xml:space="preserve">organizada en pestañas. Tendrás acceso a los módulos: Planificación, Etapas, Reportes, Espacio </w:t>
      </w:r>
    </w:p>
    <w:p w:rsidR="00000000" w:rsidDel="00000000" w:rsidP="00000000" w:rsidRDefault="00000000" w:rsidRPr="00000000" w14:paraId="00000245">
      <w:pPr>
        <w:spacing w:before="0" w:lineRule="auto"/>
        <w:rPr/>
      </w:pPr>
      <w:r w:rsidDel="00000000" w:rsidR="00000000" w:rsidRPr="00000000">
        <w:rPr>
          <w:rtl w:val="0"/>
        </w:rPr>
        <w:t xml:space="preserve">de trabajo y miembros.</w:t>
      </w:r>
    </w:p>
    <w:p w:rsidR="00000000" w:rsidDel="00000000" w:rsidP="00000000" w:rsidRDefault="00000000" w:rsidRPr="00000000" w14:paraId="00000246">
      <w:pPr>
        <w:spacing w:before="0" w:lineRule="auto"/>
        <w:rPr/>
      </w:pPr>
      <w:r w:rsidDel="00000000" w:rsidR="00000000" w:rsidRPr="00000000">
        <w:rPr/>
        <w:drawing>
          <wp:inline distB="114300" distT="114300" distL="114300" distR="114300">
            <wp:extent cx="5399730" cy="2641600"/>
            <wp:effectExtent b="0" l="0" r="0" t="0"/>
            <wp:docPr id="235" name="image81.png"/>
            <a:graphic>
              <a:graphicData uri="http://schemas.openxmlformats.org/drawingml/2006/picture">
                <pic:pic>
                  <pic:nvPicPr>
                    <pic:cNvPr id="0" name="image81.png"/>
                    <pic:cNvPicPr preferRelativeResize="0"/>
                  </pic:nvPicPr>
                  <pic:blipFill>
                    <a:blip r:embed="rId82"/>
                    <a:srcRect b="0" l="0" r="0" t="0"/>
                    <a:stretch>
                      <a:fillRect/>
                    </a:stretch>
                  </pic:blipFill>
                  <pic:spPr>
                    <a:xfrm>
                      <a:off x="0" y="0"/>
                      <a:ext cx="539973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spacing w:before="0" w:lineRule="auto"/>
        <w:rPr/>
      </w:pPr>
      <w:r w:rsidDel="00000000" w:rsidR="00000000" w:rsidRPr="00000000">
        <w:rPr>
          <w:rtl w:val="0"/>
        </w:rPr>
      </w:r>
    </w:p>
    <w:p w:rsidR="00000000" w:rsidDel="00000000" w:rsidP="00000000" w:rsidRDefault="00000000" w:rsidRPr="00000000" w14:paraId="00000248">
      <w:pPr>
        <w:pStyle w:val="Heading3"/>
        <w:rPr/>
      </w:pPr>
      <w:bookmarkStart w:colFirst="0" w:colLast="0" w:name="_heading=h.k9wt05o7amur" w:id="65"/>
      <w:bookmarkEnd w:id="65"/>
      <w:r w:rsidDel="00000000" w:rsidR="00000000" w:rsidRPr="00000000">
        <w:rPr>
          <w:rtl w:val="0"/>
        </w:rPr>
        <w:t xml:space="preserve">3.6.3 Módulo de miembros</w:t>
      </w:r>
    </w:p>
    <w:p w:rsidR="00000000" w:rsidDel="00000000" w:rsidP="00000000" w:rsidRDefault="00000000" w:rsidRPr="00000000" w14:paraId="00000249">
      <w:pPr>
        <w:spacing w:before="0" w:lineRule="auto"/>
        <w:rPr/>
      </w:pPr>
      <w:r w:rsidDel="00000000" w:rsidR="00000000" w:rsidRPr="00000000">
        <w:rPr>
          <w:rtl w:val="0"/>
        </w:rPr>
        <w:t xml:space="preserve">Al hacer click en la tarjeta “Miembros” de la </w:t>
      </w:r>
      <w:hyperlink w:anchor="_heading=h.d1zhef3mgfr9">
        <w:r w:rsidDel="00000000" w:rsidR="00000000" w:rsidRPr="00000000">
          <w:rPr>
            <w:color w:val="1155cc"/>
            <w:u w:val="single"/>
            <w:rtl w:val="0"/>
          </w:rPr>
          <w:t xml:space="preserve">vista del módulo de proyecto</w:t>
        </w:r>
      </w:hyperlink>
      <w:r w:rsidDel="00000000" w:rsidR="00000000" w:rsidRPr="00000000">
        <w:rPr>
          <w:rtl w:val="0"/>
        </w:rPr>
        <w:t xml:space="preserve"> se desplegará una </w:t>
      </w:r>
    </w:p>
    <w:p w:rsidR="00000000" w:rsidDel="00000000" w:rsidP="00000000" w:rsidRDefault="00000000" w:rsidRPr="00000000" w14:paraId="0000024A">
      <w:pPr>
        <w:spacing w:before="0" w:lineRule="auto"/>
        <w:rPr/>
      </w:pPr>
      <w:r w:rsidDel="00000000" w:rsidR="00000000" w:rsidRPr="00000000">
        <w:rPr>
          <w:rtl w:val="0"/>
        </w:rPr>
        <w:t xml:space="preserve">pantalla donde se listarán todos los miembros de un proyecto, donde solo podrá visualizar los </w:t>
      </w:r>
    </w:p>
    <w:p w:rsidR="00000000" w:rsidDel="00000000" w:rsidP="00000000" w:rsidRDefault="00000000" w:rsidRPr="00000000" w14:paraId="0000024B">
      <w:pPr>
        <w:spacing w:before="0" w:lineRule="auto"/>
        <w:rPr/>
      </w:pPr>
      <w:r w:rsidDel="00000000" w:rsidR="00000000" w:rsidRPr="00000000">
        <w:rPr>
          <w:rtl w:val="0"/>
        </w:rPr>
        <w:t xml:space="preserve">miembros de un proyecto.</w:t>
      </w:r>
    </w:p>
    <w:p w:rsidR="00000000" w:rsidDel="00000000" w:rsidP="00000000" w:rsidRDefault="00000000" w:rsidRPr="00000000" w14:paraId="0000024C">
      <w:pPr>
        <w:spacing w:before="0" w:lineRule="auto"/>
        <w:rPr/>
      </w:pPr>
      <w:r w:rsidDel="00000000" w:rsidR="00000000" w:rsidRPr="00000000">
        <w:rPr>
          <w:rtl w:val="0"/>
        </w:rPr>
        <w:t xml:space="preserve">Para cada miembro podrá observar: Nombre completo, correo electrónico y rol.</w:t>
      </w:r>
    </w:p>
    <w:p w:rsidR="00000000" w:rsidDel="00000000" w:rsidP="00000000" w:rsidRDefault="00000000" w:rsidRPr="00000000" w14:paraId="0000024D">
      <w:pPr>
        <w:spacing w:before="0" w:lineRule="auto"/>
        <w:rPr/>
      </w:pPr>
      <w:r w:rsidDel="00000000" w:rsidR="00000000" w:rsidRPr="00000000">
        <w:rPr/>
        <w:drawing>
          <wp:inline distB="114300" distT="114300" distL="114300" distR="114300">
            <wp:extent cx="5399730" cy="2616200"/>
            <wp:effectExtent b="0" l="0" r="0" t="0"/>
            <wp:docPr id="259" name="image95.png"/>
            <a:graphic>
              <a:graphicData uri="http://schemas.openxmlformats.org/drawingml/2006/picture">
                <pic:pic>
                  <pic:nvPicPr>
                    <pic:cNvPr id="0" name="image95.png"/>
                    <pic:cNvPicPr preferRelativeResize="0"/>
                  </pic:nvPicPr>
                  <pic:blipFill>
                    <a:blip r:embed="rId83"/>
                    <a:srcRect b="0" l="0" r="0" t="0"/>
                    <a:stretch>
                      <a:fillRect/>
                    </a:stretch>
                  </pic:blipFill>
                  <pic:spPr>
                    <a:xfrm>
                      <a:off x="0" y="0"/>
                      <a:ext cx="539973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before="0" w:lineRule="auto"/>
        <w:rPr/>
      </w:pPr>
      <w:r w:rsidDel="00000000" w:rsidR="00000000" w:rsidRPr="00000000">
        <w:rPr>
          <w:rtl w:val="0"/>
        </w:rPr>
      </w:r>
    </w:p>
    <w:p w:rsidR="00000000" w:rsidDel="00000000" w:rsidP="00000000" w:rsidRDefault="00000000" w:rsidRPr="00000000" w14:paraId="0000024F">
      <w:pPr>
        <w:pStyle w:val="Heading3"/>
        <w:rPr/>
      </w:pPr>
      <w:bookmarkStart w:colFirst="0" w:colLast="0" w:name="_heading=h.ggmhct9hsxv9" w:id="66"/>
      <w:bookmarkEnd w:id="66"/>
      <w:r w:rsidDel="00000000" w:rsidR="00000000" w:rsidRPr="00000000">
        <w:rPr>
          <w:rtl w:val="0"/>
        </w:rPr>
        <w:t xml:space="preserve">3.6.4 Módulo de etapas</w:t>
      </w:r>
    </w:p>
    <w:p w:rsidR="00000000" w:rsidDel="00000000" w:rsidP="00000000" w:rsidRDefault="00000000" w:rsidRPr="00000000" w14:paraId="00000250">
      <w:pPr>
        <w:spacing w:before="0" w:lineRule="auto"/>
        <w:rPr/>
      </w:pPr>
      <w:r w:rsidDel="00000000" w:rsidR="00000000" w:rsidRPr="00000000">
        <w:rPr>
          <w:rtl w:val="0"/>
        </w:rPr>
        <w:t xml:space="preserve">Al hacer click en la tarjeta “Etapas” de la </w:t>
      </w:r>
      <w:hyperlink w:anchor="_heading=h.d1zhef3mgfr9">
        <w:r w:rsidDel="00000000" w:rsidR="00000000" w:rsidRPr="00000000">
          <w:rPr>
            <w:color w:val="1155cc"/>
            <w:u w:val="single"/>
            <w:rtl w:val="0"/>
          </w:rPr>
          <w:t xml:space="preserve">vista del módulo de proyecto</w:t>
        </w:r>
      </w:hyperlink>
      <w:r w:rsidDel="00000000" w:rsidR="00000000" w:rsidRPr="00000000">
        <w:rPr>
          <w:rtl w:val="0"/>
        </w:rPr>
        <w:t xml:space="preserve"> se desplegará una </w:t>
      </w:r>
    </w:p>
    <w:p w:rsidR="00000000" w:rsidDel="00000000" w:rsidP="00000000" w:rsidRDefault="00000000" w:rsidRPr="00000000" w14:paraId="00000251">
      <w:pPr>
        <w:spacing w:before="0" w:lineRule="auto"/>
        <w:rPr/>
      </w:pPr>
      <w:r w:rsidDel="00000000" w:rsidR="00000000" w:rsidRPr="00000000">
        <w:rPr>
          <w:rtl w:val="0"/>
        </w:rPr>
        <w:t xml:space="preserve">pantalla donde se listarán todas las etapas de un proyecto, donde solo podrá visualizar y </w:t>
      </w:r>
    </w:p>
    <w:p w:rsidR="00000000" w:rsidDel="00000000" w:rsidP="00000000" w:rsidRDefault="00000000" w:rsidRPr="00000000" w14:paraId="00000252">
      <w:pPr>
        <w:spacing w:before="0" w:lineRule="auto"/>
        <w:rPr/>
      </w:pPr>
      <w:r w:rsidDel="00000000" w:rsidR="00000000" w:rsidRPr="00000000">
        <w:rPr>
          <w:rtl w:val="0"/>
        </w:rPr>
        <w:t xml:space="preserve">acceder a las etapas del proyecto.</w:t>
      </w:r>
    </w:p>
    <w:p w:rsidR="00000000" w:rsidDel="00000000" w:rsidP="00000000" w:rsidRDefault="00000000" w:rsidRPr="00000000" w14:paraId="00000253">
      <w:pPr>
        <w:spacing w:before="0" w:lineRule="auto"/>
        <w:rPr/>
      </w:pPr>
      <w:r w:rsidDel="00000000" w:rsidR="00000000" w:rsidRPr="00000000">
        <w:rPr>
          <w:rtl w:val="0"/>
        </w:rPr>
        <w:t xml:space="preserve">Para cada etapa podrá observar: Nombre de la etapa, descripción, estado, fecha de inicio, fecha </w:t>
      </w:r>
    </w:p>
    <w:p w:rsidR="00000000" w:rsidDel="00000000" w:rsidP="00000000" w:rsidRDefault="00000000" w:rsidRPr="00000000" w14:paraId="00000254">
      <w:pPr>
        <w:spacing w:before="0" w:lineRule="auto"/>
        <w:rPr/>
      </w:pPr>
      <w:r w:rsidDel="00000000" w:rsidR="00000000" w:rsidRPr="00000000">
        <w:rPr>
          <w:rtl w:val="0"/>
        </w:rPr>
        <w:t xml:space="preserve">de fin y cantidad de iteraciones.</w:t>
      </w:r>
    </w:p>
    <w:p w:rsidR="00000000" w:rsidDel="00000000" w:rsidP="00000000" w:rsidRDefault="00000000" w:rsidRPr="00000000" w14:paraId="00000255">
      <w:pPr>
        <w:spacing w:before="0" w:lineRule="auto"/>
        <w:rPr/>
      </w:pPr>
      <w:r w:rsidDel="00000000" w:rsidR="00000000" w:rsidRPr="00000000">
        <w:rPr>
          <w:rtl w:val="0"/>
        </w:rPr>
      </w:r>
    </w:p>
    <w:p w:rsidR="00000000" w:rsidDel="00000000" w:rsidP="00000000" w:rsidRDefault="00000000" w:rsidRPr="00000000" w14:paraId="00000256">
      <w:pPr>
        <w:spacing w:before="0" w:lineRule="auto"/>
        <w:rPr/>
      </w:pPr>
      <w:r w:rsidDel="00000000" w:rsidR="00000000" w:rsidRPr="00000000">
        <w:rPr/>
        <w:drawing>
          <wp:inline distB="114300" distT="114300" distL="114300" distR="114300">
            <wp:extent cx="5399730" cy="2730500"/>
            <wp:effectExtent b="0" l="0" r="0" t="0"/>
            <wp:docPr id="232" name="image101.png"/>
            <a:graphic>
              <a:graphicData uri="http://schemas.openxmlformats.org/drawingml/2006/picture">
                <pic:pic>
                  <pic:nvPicPr>
                    <pic:cNvPr id="0" name="image101.png"/>
                    <pic:cNvPicPr preferRelativeResize="0"/>
                  </pic:nvPicPr>
                  <pic:blipFill>
                    <a:blip r:embed="rId84"/>
                    <a:srcRect b="0" l="0" r="0" t="0"/>
                    <a:stretch>
                      <a:fillRect/>
                    </a:stretch>
                  </pic:blipFill>
                  <pic:spPr>
                    <a:xfrm>
                      <a:off x="0" y="0"/>
                      <a:ext cx="539973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57">
      <w:pPr>
        <w:spacing w:before="0" w:lineRule="auto"/>
        <w:rPr/>
      </w:pPr>
      <w:r w:rsidDel="00000000" w:rsidR="00000000" w:rsidRPr="00000000">
        <w:rPr>
          <w:rtl w:val="0"/>
        </w:rPr>
      </w:r>
    </w:p>
    <w:p w:rsidR="00000000" w:rsidDel="00000000" w:rsidP="00000000" w:rsidRDefault="00000000" w:rsidRPr="00000000" w14:paraId="00000258">
      <w:pPr>
        <w:spacing w:before="0" w:lineRule="auto"/>
        <w:rPr/>
      </w:pPr>
      <w:r w:rsidDel="00000000" w:rsidR="00000000" w:rsidRPr="00000000">
        <w:rPr>
          <w:rtl w:val="0"/>
        </w:rPr>
      </w:r>
    </w:p>
    <w:p w:rsidR="00000000" w:rsidDel="00000000" w:rsidP="00000000" w:rsidRDefault="00000000" w:rsidRPr="00000000" w14:paraId="00000259">
      <w:pPr>
        <w:spacing w:before="0" w:lineRule="auto"/>
        <w:rPr/>
      </w:pPr>
      <w:r w:rsidDel="00000000" w:rsidR="00000000" w:rsidRPr="00000000">
        <w:rPr>
          <w:rtl w:val="0"/>
        </w:rPr>
      </w:r>
    </w:p>
    <w:p w:rsidR="00000000" w:rsidDel="00000000" w:rsidP="00000000" w:rsidRDefault="00000000" w:rsidRPr="00000000" w14:paraId="0000025A">
      <w:pPr>
        <w:spacing w:before="0" w:lineRule="auto"/>
        <w:rPr/>
      </w:pPr>
      <w:r w:rsidDel="00000000" w:rsidR="00000000" w:rsidRPr="00000000">
        <w:rPr>
          <w:rtl w:val="0"/>
        </w:rPr>
      </w:r>
    </w:p>
    <w:p w:rsidR="00000000" w:rsidDel="00000000" w:rsidP="00000000" w:rsidRDefault="00000000" w:rsidRPr="00000000" w14:paraId="0000025B">
      <w:pPr>
        <w:spacing w:before="0" w:lineRule="auto"/>
        <w:rPr/>
      </w:pPr>
      <w:r w:rsidDel="00000000" w:rsidR="00000000" w:rsidRPr="00000000">
        <w:rPr>
          <w:rtl w:val="0"/>
        </w:rPr>
      </w:r>
    </w:p>
    <w:p w:rsidR="00000000" w:rsidDel="00000000" w:rsidP="00000000" w:rsidRDefault="00000000" w:rsidRPr="00000000" w14:paraId="0000025C">
      <w:pPr>
        <w:spacing w:before="0" w:lineRule="auto"/>
        <w:rPr/>
      </w:pPr>
      <w:r w:rsidDel="00000000" w:rsidR="00000000" w:rsidRPr="00000000">
        <w:rPr>
          <w:rtl w:val="0"/>
        </w:rPr>
      </w:r>
    </w:p>
    <w:p w:rsidR="00000000" w:rsidDel="00000000" w:rsidP="00000000" w:rsidRDefault="00000000" w:rsidRPr="00000000" w14:paraId="0000025D">
      <w:pPr>
        <w:pStyle w:val="Heading3"/>
        <w:rPr/>
      </w:pPr>
      <w:bookmarkStart w:colFirst="0" w:colLast="0" w:name="_heading=h.yu052e8q36zj" w:id="67"/>
      <w:bookmarkEnd w:id="67"/>
      <w:r w:rsidDel="00000000" w:rsidR="00000000" w:rsidRPr="00000000">
        <w:rPr>
          <w:rtl w:val="0"/>
        </w:rPr>
        <w:t xml:space="preserve">3.6.5 Módulo de iteraciones</w:t>
      </w:r>
    </w:p>
    <w:p w:rsidR="00000000" w:rsidDel="00000000" w:rsidP="00000000" w:rsidRDefault="00000000" w:rsidRPr="00000000" w14:paraId="0000025E">
      <w:pPr>
        <w:rPr/>
      </w:pPr>
      <w:r w:rsidDel="00000000" w:rsidR="00000000" w:rsidRPr="00000000">
        <w:rPr>
          <w:rtl w:val="0"/>
        </w:rPr>
        <w:t xml:space="preserve">Para ingresar al módulo de iteraciones, es necesario seguir los siguientes pasos: </w:t>
      </w:r>
    </w:p>
    <w:p w:rsidR="00000000" w:rsidDel="00000000" w:rsidP="00000000" w:rsidRDefault="00000000" w:rsidRPr="00000000" w14:paraId="0000025F">
      <w:pPr>
        <w:numPr>
          <w:ilvl w:val="0"/>
          <w:numId w:val="15"/>
        </w:numPr>
        <w:spacing w:after="0" w:afterAutospacing="0"/>
        <w:ind w:left="720" w:hanging="360"/>
      </w:pPr>
      <w:r w:rsidDel="00000000" w:rsidR="00000000" w:rsidRPr="00000000">
        <w:rPr>
          <w:rtl w:val="0"/>
        </w:rPr>
        <w:t xml:space="preserve">Ingresar al </w:t>
      </w:r>
      <w:hyperlink w:anchor="_heading=h.ycxbromoq9hx">
        <w:r w:rsidDel="00000000" w:rsidR="00000000" w:rsidRPr="00000000">
          <w:rPr>
            <w:color w:val="1155cc"/>
            <w:u w:val="single"/>
            <w:rtl w:val="0"/>
          </w:rPr>
          <w:t xml:space="preserve">módulo de etapas</w:t>
        </w:r>
      </w:hyperlink>
      <w:r w:rsidDel="00000000" w:rsidR="00000000" w:rsidRPr="00000000">
        <w:rPr>
          <w:rtl w:val="0"/>
        </w:rPr>
      </w:r>
    </w:p>
    <w:p w:rsidR="00000000" w:rsidDel="00000000" w:rsidP="00000000" w:rsidRDefault="00000000" w:rsidRPr="00000000" w14:paraId="00000260">
      <w:pPr>
        <w:numPr>
          <w:ilvl w:val="0"/>
          <w:numId w:val="15"/>
        </w:numPr>
        <w:spacing w:before="0" w:beforeAutospacing="0"/>
        <w:ind w:left="720" w:hanging="360"/>
      </w:pPr>
      <w:r w:rsidDel="00000000" w:rsidR="00000000" w:rsidRPr="00000000">
        <w:rPr>
          <w:rtl w:val="0"/>
        </w:rPr>
        <w:t xml:space="preserve">Hacer click en la tarjeta de la etapa deseada para visualizar sus iteraciones</w:t>
      </w:r>
    </w:p>
    <w:p w:rsidR="00000000" w:rsidDel="00000000" w:rsidP="00000000" w:rsidRDefault="00000000" w:rsidRPr="00000000" w14:paraId="00000261">
      <w:pPr>
        <w:ind w:left="0"/>
        <w:rPr/>
      </w:pPr>
      <w:r w:rsidDel="00000000" w:rsidR="00000000" w:rsidRPr="00000000">
        <w:rPr>
          <w:rtl w:val="0"/>
        </w:rPr>
        <w:t xml:space="preserve">Posteriormente, se accederá a una lista de iteraciones de la etapa seleccionada, donde se podrá observar: Número de iteración, fecha de inicio, fecha de fin, etapa a la que pertenece y progreso de la iteración.</w:t>
      </w:r>
    </w:p>
    <w:p w:rsidR="00000000" w:rsidDel="00000000" w:rsidP="00000000" w:rsidRDefault="00000000" w:rsidRPr="00000000" w14:paraId="00000262">
      <w:pPr>
        <w:ind w:left="0"/>
        <w:rPr/>
      </w:pPr>
      <w:r w:rsidDel="00000000" w:rsidR="00000000" w:rsidRPr="00000000">
        <w:rPr/>
        <w:drawing>
          <wp:inline distB="114300" distT="114300" distL="114300" distR="114300">
            <wp:extent cx="5399730" cy="2324100"/>
            <wp:effectExtent b="0" l="0" r="0" t="0"/>
            <wp:docPr id="206" name="image59.png"/>
            <a:graphic>
              <a:graphicData uri="http://schemas.openxmlformats.org/drawingml/2006/picture">
                <pic:pic>
                  <pic:nvPicPr>
                    <pic:cNvPr id="0" name="image59.png"/>
                    <pic:cNvPicPr preferRelativeResize="0"/>
                  </pic:nvPicPr>
                  <pic:blipFill>
                    <a:blip r:embed="rId85"/>
                    <a:srcRect b="0" l="0" r="0" t="0"/>
                    <a:stretch>
                      <a:fillRect/>
                    </a:stretch>
                  </pic:blipFill>
                  <pic:spPr>
                    <a:xfrm>
                      <a:off x="0" y="0"/>
                      <a:ext cx="539973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pStyle w:val="Heading3"/>
        <w:ind w:left="0"/>
        <w:rPr/>
      </w:pPr>
      <w:bookmarkStart w:colFirst="0" w:colLast="0" w:name="_heading=h.27meim4cwr0e" w:id="68"/>
      <w:bookmarkEnd w:id="68"/>
      <w:r w:rsidDel="00000000" w:rsidR="00000000" w:rsidRPr="00000000">
        <w:rPr>
          <w:rtl w:val="0"/>
        </w:rPr>
        <w:t xml:space="preserve">3.6.6 Módulo de planificación </w:t>
      </w:r>
    </w:p>
    <w:p w:rsidR="00000000" w:rsidDel="00000000" w:rsidP="00000000" w:rsidRDefault="00000000" w:rsidRPr="00000000" w14:paraId="00000264">
      <w:pPr>
        <w:spacing w:before="0" w:lineRule="auto"/>
        <w:rPr/>
      </w:pPr>
      <w:r w:rsidDel="00000000" w:rsidR="00000000" w:rsidRPr="00000000">
        <w:rPr>
          <w:rtl w:val="0"/>
        </w:rPr>
        <w:t xml:space="preserve">En el módulo de planificación se listan todas las tareas que existen para una iteración en </w:t>
      </w:r>
    </w:p>
    <w:p w:rsidR="00000000" w:rsidDel="00000000" w:rsidP="00000000" w:rsidRDefault="00000000" w:rsidRPr="00000000" w14:paraId="00000265">
      <w:pPr>
        <w:spacing w:before="0" w:lineRule="auto"/>
        <w:rPr/>
      </w:pPr>
      <w:r w:rsidDel="00000000" w:rsidR="00000000" w:rsidRPr="00000000">
        <w:rPr>
          <w:rtl w:val="0"/>
        </w:rPr>
        <w:t xml:space="preserve">particular, existen dos casos de acceso a la planificación: Planificación de la iteración actual y </w:t>
      </w:r>
    </w:p>
    <w:p w:rsidR="00000000" w:rsidDel="00000000" w:rsidP="00000000" w:rsidRDefault="00000000" w:rsidRPr="00000000" w14:paraId="00000266">
      <w:pPr>
        <w:spacing w:before="0" w:lineRule="auto"/>
        <w:rPr/>
      </w:pPr>
      <w:r w:rsidDel="00000000" w:rsidR="00000000" w:rsidRPr="00000000">
        <w:rPr>
          <w:rtl w:val="0"/>
        </w:rPr>
        <w:t xml:space="preserve">planificación de una iteración pasada.</w:t>
      </w:r>
    </w:p>
    <w:p w:rsidR="00000000" w:rsidDel="00000000" w:rsidP="00000000" w:rsidRDefault="00000000" w:rsidRPr="00000000" w14:paraId="00000267">
      <w:pPr>
        <w:spacing w:before="0" w:lineRule="auto"/>
        <w:rPr/>
      </w:pPr>
      <w:r w:rsidDel="00000000" w:rsidR="00000000" w:rsidRPr="00000000">
        <w:rPr>
          <w:rtl w:val="0"/>
        </w:rPr>
      </w:r>
    </w:p>
    <w:p w:rsidR="00000000" w:rsidDel="00000000" w:rsidP="00000000" w:rsidRDefault="00000000" w:rsidRPr="00000000" w14:paraId="00000268">
      <w:pPr>
        <w:pStyle w:val="Heading4"/>
        <w:spacing w:before="0" w:lineRule="auto"/>
        <w:rPr/>
      </w:pPr>
      <w:bookmarkStart w:colFirst="0" w:colLast="0" w:name="_heading=h.9e35n91ikpvj" w:id="69"/>
      <w:bookmarkEnd w:id="69"/>
      <w:r w:rsidDel="00000000" w:rsidR="00000000" w:rsidRPr="00000000">
        <w:rPr>
          <w:rtl w:val="0"/>
        </w:rPr>
        <w:t xml:space="preserve">Planificación de iteración actual</w:t>
      </w:r>
    </w:p>
    <w:p w:rsidR="00000000" w:rsidDel="00000000" w:rsidP="00000000" w:rsidRDefault="00000000" w:rsidRPr="00000000" w14:paraId="00000269">
      <w:pPr>
        <w:rPr/>
      </w:pPr>
      <w:r w:rsidDel="00000000" w:rsidR="00000000" w:rsidRPr="00000000">
        <w:rPr>
          <w:rtl w:val="0"/>
        </w:rPr>
        <w:t xml:space="preserve">Para ingresar a una planificación de una iteración actual, existen dos caminos posibles:</w:t>
      </w:r>
    </w:p>
    <w:p w:rsidR="00000000" w:rsidDel="00000000" w:rsidP="00000000" w:rsidRDefault="00000000" w:rsidRPr="00000000" w14:paraId="0000026A">
      <w:pPr>
        <w:numPr>
          <w:ilvl w:val="0"/>
          <w:numId w:val="6"/>
        </w:numPr>
        <w:spacing w:after="0" w:afterAutospacing="0"/>
        <w:ind w:left="720" w:hanging="360"/>
      </w:pPr>
      <w:r w:rsidDel="00000000" w:rsidR="00000000" w:rsidRPr="00000000">
        <w:rPr>
          <w:rtl w:val="0"/>
        </w:rPr>
        <w:t xml:space="preserve">Seguir los mismos pasos para ingresar a una </w:t>
      </w:r>
      <w:hyperlink w:anchor="_heading=h.p46bg01bmscn">
        <w:r w:rsidDel="00000000" w:rsidR="00000000" w:rsidRPr="00000000">
          <w:rPr>
            <w:color w:val="1155cc"/>
            <w:u w:val="single"/>
            <w:rtl w:val="0"/>
          </w:rPr>
          <w:t xml:space="preserve">iteración pasada</w:t>
        </w:r>
      </w:hyperlink>
      <w:r w:rsidDel="00000000" w:rsidR="00000000" w:rsidRPr="00000000">
        <w:rPr>
          <w:rtl w:val="0"/>
        </w:rPr>
        <w:t xml:space="preserve">, seleccionando la iteración actual. </w:t>
      </w:r>
    </w:p>
    <w:p w:rsidR="00000000" w:rsidDel="00000000" w:rsidP="00000000" w:rsidRDefault="00000000" w:rsidRPr="00000000" w14:paraId="0000026B">
      <w:pPr>
        <w:numPr>
          <w:ilvl w:val="0"/>
          <w:numId w:val="6"/>
        </w:numPr>
        <w:spacing w:before="0" w:beforeAutospacing="0"/>
        <w:ind w:left="720" w:hanging="360"/>
      </w:pPr>
      <w:r w:rsidDel="00000000" w:rsidR="00000000" w:rsidRPr="00000000">
        <w:rPr>
          <w:rtl w:val="0"/>
        </w:rPr>
        <w:t xml:space="preserve">Ingresar a través de la barra de navegación mediante la selección del elemento “Planificación” este buscará la iteración actual automáticamente.</w:t>
      </w:r>
    </w:p>
    <w:p w:rsidR="00000000" w:rsidDel="00000000" w:rsidP="00000000" w:rsidRDefault="00000000" w:rsidRPr="00000000" w14:paraId="0000026C">
      <w:pPr>
        <w:ind w:left="0"/>
        <w:rPr/>
      </w:pPr>
      <w:r w:rsidDel="00000000" w:rsidR="00000000" w:rsidRPr="00000000">
        <w:rPr/>
        <w:drawing>
          <wp:inline distB="114300" distT="114300" distL="114300" distR="114300">
            <wp:extent cx="5399730" cy="3568700"/>
            <wp:effectExtent b="0" l="0" r="0" t="0"/>
            <wp:docPr id="161" name="image14.png"/>
            <a:graphic>
              <a:graphicData uri="http://schemas.openxmlformats.org/drawingml/2006/picture">
                <pic:pic>
                  <pic:nvPicPr>
                    <pic:cNvPr id="0" name="image14.png"/>
                    <pic:cNvPicPr preferRelativeResize="0"/>
                  </pic:nvPicPr>
                  <pic:blipFill>
                    <a:blip r:embed="rId86"/>
                    <a:srcRect b="0" l="0" r="0" t="0"/>
                    <a:stretch>
                      <a:fillRect/>
                    </a:stretch>
                  </pic:blipFill>
                  <pic:spPr>
                    <a:xfrm>
                      <a:off x="0" y="0"/>
                      <a:ext cx="53997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ind w:left="0"/>
        <w:rPr/>
      </w:pPr>
      <w:r w:rsidDel="00000000" w:rsidR="00000000" w:rsidRPr="00000000">
        <w:rPr>
          <w:rtl w:val="0"/>
        </w:rPr>
        <w:t xml:space="preserve">En esta pantalla, el miembro del proyecto podrá visualizar todas las tareas de la iteración actual y sus detalles: Nombre de la tarea, prioridad, estado, categoría, responsable, comentarios, fecha de inicio y fin y horas estimadas. Además de ayudas estadísticas como el progreso general y la cantidad de tareas por categoría. </w:t>
      </w:r>
    </w:p>
    <w:p w:rsidR="00000000" w:rsidDel="00000000" w:rsidP="00000000" w:rsidRDefault="00000000" w:rsidRPr="00000000" w14:paraId="0000026E">
      <w:pPr>
        <w:ind w:left="0"/>
        <w:rPr/>
      </w:pPr>
      <w:r w:rsidDel="00000000" w:rsidR="00000000" w:rsidRPr="00000000">
        <w:rPr>
          <w:rtl w:val="0"/>
        </w:rPr>
      </w:r>
    </w:p>
    <w:p w:rsidR="00000000" w:rsidDel="00000000" w:rsidP="00000000" w:rsidRDefault="00000000" w:rsidRPr="00000000" w14:paraId="0000026F">
      <w:pPr>
        <w:pStyle w:val="Heading4"/>
        <w:spacing w:before="0" w:lineRule="auto"/>
        <w:rPr/>
      </w:pPr>
      <w:bookmarkStart w:colFirst="0" w:colLast="0" w:name="_heading=h.ows1h7utwj6v" w:id="70"/>
      <w:bookmarkEnd w:id="70"/>
      <w:r w:rsidDel="00000000" w:rsidR="00000000" w:rsidRPr="00000000">
        <w:rPr>
          <w:rtl w:val="0"/>
        </w:rPr>
        <w:t xml:space="preserve">Planificación de iteración pasada</w:t>
      </w:r>
    </w:p>
    <w:p w:rsidR="00000000" w:rsidDel="00000000" w:rsidP="00000000" w:rsidRDefault="00000000" w:rsidRPr="00000000" w14:paraId="00000270">
      <w:pPr>
        <w:rPr/>
      </w:pPr>
      <w:r w:rsidDel="00000000" w:rsidR="00000000" w:rsidRPr="00000000">
        <w:rPr>
          <w:rtl w:val="0"/>
        </w:rPr>
        <w:t xml:space="preserve">Para ingresar a una planificación de una iteración pasada es necesario seguir los siguientes pasos: </w:t>
      </w:r>
    </w:p>
    <w:p w:rsidR="00000000" w:rsidDel="00000000" w:rsidP="00000000" w:rsidRDefault="00000000" w:rsidRPr="00000000" w14:paraId="00000271">
      <w:pPr>
        <w:numPr>
          <w:ilvl w:val="0"/>
          <w:numId w:val="22"/>
        </w:numPr>
        <w:spacing w:after="0" w:afterAutospacing="0"/>
        <w:ind w:left="720" w:hanging="360"/>
      </w:pPr>
      <w:r w:rsidDel="00000000" w:rsidR="00000000" w:rsidRPr="00000000">
        <w:rPr>
          <w:rtl w:val="0"/>
        </w:rPr>
        <w:t xml:space="preserve">Debe ingresar al </w:t>
      </w:r>
      <w:hyperlink w:anchor="_heading=h.ycxbromoq9hx">
        <w:r w:rsidDel="00000000" w:rsidR="00000000" w:rsidRPr="00000000">
          <w:rPr>
            <w:color w:val="1155cc"/>
            <w:u w:val="single"/>
            <w:rtl w:val="0"/>
          </w:rPr>
          <w:t xml:space="preserve">módulo de etapas</w:t>
        </w:r>
      </w:hyperlink>
      <w:r w:rsidDel="00000000" w:rsidR="00000000" w:rsidRPr="00000000">
        <w:rPr>
          <w:rtl w:val="0"/>
        </w:rPr>
        <w:t xml:space="preserve"> y seleccionar la etapa en la que se desea consultar.</w:t>
      </w:r>
    </w:p>
    <w:p w:rsidR="00000000" w:rsidDel="00000000" w:rsidP="00000000" w:rsidRDefault="00000000" w:rsidRPr="00000000" w14:paraId="00000272">
      <w:pPr>
        <w:numPr>
          <w:ilvl w:val="0"/>
          <w:numId w:val="22"/>
        </w:numPr>
        <w:spacing w:after="0" w:afterAutospacing="0" w:before="0" w:beforeAutospacing="0"/>
        <w:ind w:left="720" w:hanging="360"/>
      </w:pPr>
      <w:r w:rsidDel="00000000" w:rsidR="00000000" w:rsidRPr="00000000">
        <w:rPr>
          <w:rtl w:val="0"/>
        </w:rPr>
        <w:t xml:space="preserve">Debe ingresar el </w:t>
      </w:r>
      <w:hyperlink w:anchor="_heading=h.xbwu9ldwptpn">
        <w:r w:rsidDel="00000000" w:rsidR="00000000" w:rsidRPr="00000000">
          <w:rPr>
            <w:color w:val="1155cc"/>
            <w:u w:val="single"/>
            <w:rtl w:val="0"/>
          </w:rPr>
          <w:t xml:space="preserve">módulo de iteraciones</w:t>
        </w:r>
      </w:hyperlink>
      <w:r w:rsidDel="00000000" w:rsidR="00000000" w:rsidRPr="00000000">
        <w:rPr>
          <w:rtl w:val="0"/>
        </w:rPr>
        <w:t xml:space="preserve"> y seleccionar la iteración a la que se quiere acceder. </w:t>
      </w:r>
    </w:p>
    <w:p w:rsidR="00000000" w:rsidDel="00000000" w:rsidP="00000000" w:rsidRDefault="00000000" w:rsidRPr="00000000" w14:paraId="00000273">
      <w:pPr>
        <w:numPr>
          <w:ilvl w:val="0"/>
          <w:numId w:val="22"/>
        </w:numPr>
        <w:spacing w:before="0" w:beforeAutospacing="0"/>
        <w:ind w:left="720" w:hanging="360"/>
      </w:pPr>
      <w:r w:rsidDel="00000000" w:rsidR="00000000" w:rsidRPr="00000000">
        <w:rPr>
          <w:rtl w:val="0"/>
        </w:rPr>
        <w:t xml:space="preserve">Una vez ingresado a la iteración deseada, podrá visualizar su planificación.</w:t>
      </w:r>
    </w:p>
    <w:p w:rsidR="00000000" w:rsidDel="00000000" w:rsidP="00000000" w:rsidRDefault="00000000" w:rsidRPr="00000000" w14:paraId="00000274">
      <w:pPr>
        <w:ind w:left="0"/>
        <w:rPr/>
      </w:pPr>
      <w:r w:rsidDel="00000000" w:rsidR="00000000" w:rsidRPr="00000000">
        <w:rPr/>
        <w:drawing>
          <wp:inline distB="114300" distT="114300" distL="114300" distR="114300">
            <wp:extent cx="5399730" cy="3454400"/>
            <wp:effectExtent b="0" l="0" r="0" t="0"/>
            <wp:docPr id="205" name="image58.png"/>
            <a:graphic>
              <a:graphicData uri="http://schemas.openxmlformats.org/drawingml/2006/picture">
                <pic:pic>
                  <pic:nvPicPr>
                    <pic:cNvPr id="0" name="image58.png"/>
                    <pic:cNvPicPr preferRelativeResize="0"/>
                  </pic:nvPicPr>
                  <pic:blipFill>
                    <a:blip r:embed="rId76"/>
                    <a:srcRect b="0" l="0" r="0" t="0"/>
                    <a:stretch>
                      <a:fillRect/>
                    </a:stretch>
                  </pic:blipFill>
                  <pic:spPr>
                    <a:xfrm>
                      <a:off x="0" y="0"/>
                      <a:ext cx="539973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ind w:left="0"/>
        <w:rPr/>
      </w:pPr>
      <w:r w:rsidDel="00000000" w:rsidR="00000000" w:rsidRPr="00000000">
        <w:rPr>
          <w:rtl w:val="0"/>
        </w:rPr>
        <w:t xml:space="preserve">En la planificación de una iteración pasada, se encuentra la misma información que contiene una </w:t>
      </w:r>
      <w:hyperlink w:anchor="_heading=h.9e35n91ikpvj">
        <w:r w:rsidDel="00000000" w:rsidR="00000000" w:rsidRPr="00000000">
          <w:rPr>
            <w:color w:val="1155cc"/>
            <w:u w:val="single"/>
            <w:rtl w:val="0"/>
          </w:rPr>
          <w:t xml:space="preserve">iteración actual.</w:t>
        </w:r>
      </w:hyperlink>
      <w:r w:rsidDel="00000000" w:rsidR="00000000" w:rsidRPr="00000000">
        <w:rPr>
          <w:rtl w:val="0"/>
        </w:rPr>
      </w:r>
    </w:p>
    <w:p w:rsidR="00000000" w:rsidDel="00000000" w:rsidP="00000000" w:rsidRDefault="00000000" w:rsidRPr="00000000" w14:paraId="00000276">
      <w:pPr>
        <w:pStyle w:val="Heading4"/>
        <w:ind w:left="0"/>
        <w:rPr/>
      </w:pPr>
      <w:bookmarkStart w:colFirst="0" w:colLast="0" w:name="_heading=h.6njc9hrtgim9" w:id="71"/>
      <w:bookmarkEnd w:id="71"/>
      <w:r w:rsidDel="00000000" w:rsidR="00000000" w:rsidRPr="00000000">
        <w:rPr>
          <w:rtl w:val="0"/>
        </w:rPr>
        <w:t xml:space="preserve">Filtros de la planificación</w:t>
      </w:r>
    </w:p>
    <w:p w:rsidR="00000000" w:rsidDel="00000000" w:rsidP="00000000" w:rsidRDefault="00000000" w:rsidRPr="00000000" w14:paraId="00000277">
      <w:pPr>
        <w:rPr/>
      </w:pPr>
      <w:r w:rsidDel="00000000" w:rsidR="00000000" w:rsidRPr="00000000">
        <w:rPr>
          <w:rtl w:val="0"/>
        </w:rPr>
        <w:t xml:space="preserve">Independientemente del tipo de planificación, todas cuentan con un sistema de filtros:</w:t>
      </w:r>
    </w:p>
    <w:p w:rsidR="00000000" w:rsidDel="00000000" w:rsidP="00000000" w:rsidRDefault="00000000" w:rsidRPr="00000000" w14:paraId="00000278">
      <w:pPr>
        <w:rPr/>
      </w:pPr>
      <w:r w:rsidDel="00000000" w:rsidR="00000000" w:rsidRPr="00000000">
        <w:rPr/>
        <w:drawing>
          <wp:inline distB="114300" distT="114300" distL="114300" distR="114300">
            <wp:extent cx="5399730" cy="508000"/>
            <wp:effectExtent b="0" l="0" r="0" t="0"/>
            <wp:docPr id="214" name="image75.png"/>
            <a:graphic>
              <a:graphicData uri="http://schemas.openxmlformats.org/drawingml/2006/picture">
                <pic:pic>
                  <pic:nvPicPr>
                    <pic:cNvPr id="0" name="image75.png"/>
                    <pic:cNvPicPr preferRelativeResize="0"/>
                  </pic:nvPicPr>
                  <pic:blipFill>
                    <a:blip r:embed="rId77"/>
                    <a:srcRect b="0" l="0" r="0" t="0"/>
                    <a:stretch>
                      <a:fillRect/>
                    </a:stretch>
                  </pic:blipFill>
                  <pic:spPr>
                    <a:xfrm>
                      <a:off x="0" y="0"/>
                      <a:ext cx="539973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Estos se pueden utilizar para encontrar de forma más sencilla las tareas que se está buscando.</w:t>
      </w:r>
    </w:p>
    <w:p w:rsidR="00000000" w:rsidDel="00000000" w:rsidP="00000000" w:rsidRDefault="00000000" w:rsidRPr="00000000" w14:paraId="0000027A">
      <w:pPr>
        <w:rPr/>
      </w:pPr>
      <w:r w:rsidDel="00000000" w:rsidR="00000000" w:rsidRPr="00000000">
        <w:rPr>
          <w:rtl w:val="0"/>
        </w:rPr>
      </w:r>
    </w:p>
    <w:sdt>
      <w:sdtPr>
        <w:lock w:val="contentLocked"/>
        <w:id w:val="1600928795"/>
        <w:tag w:val="goog_rdk_19"/>
      </w:sdtPr>
      <w:sdtContent>
        <w:tbl>
          <w:tblPr>
            <w:tblStyle w:val="Table8"/>
            <w:tblW w:w="8147.0" w:type="dxa"/>
            <w:jc w:val="left"/>
            <w:tblInd w:w="3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6666666666665"/>
            <w:gridCol w:w="2715.6666666666665"/>
            <w:gridCol w:w="2715.6666666666665"/>
            <w:tblGridChange w:id="0">
              <w:tblGrid>
                <w:gridCol w:w="2715.6666666666665"/>
                <w:gridCol w:w="2715.6666666666665"/>
                <w:gridCol w:w="2715.666666666666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7B">
                <w:pPr>
                  <w:widowControl w:val="0"/>
                  <w:spacing w:before="0" w:line="240" w:lineRule="auto"/>
                  <w:ind w:left="0"/>
                  <w:rPr>
                    <w:color w:val="ffffff"/>
                  </w:rPr>
                </w:pPr>
                <w:r w:rsidDel="00000000" w:rsidR="00000000" w:rsidRPr="00000000">
                  <w:rPr>
                    <w:color w:val="ffffff"/>
                    <w:rtl w:val="0"/>
                  </w:rPr>
                  <w:t xml:space="preserve">Filtro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7C">
                <w:pPr>
                  <w:widowControl w:val="0"/>
                  <w:spacing w:before="0" w:line="240" w:lineRule="auto"/>
                  <w:ind w:left="0"/>
                  <w:rPr>
                    <w:color w:val="ffffff"/>
                  </w:rPr>
                </w:pPr>
                <w:r w:rsidDel="00000000" w:rsidR="00000000" w:rsidRPr="00000000">
                  <w:rPr>
                    <w:color w:val="ffffff"/>
                    <w:rtl w:val="0"/>
                  </w:rPr>
                  <w:t xml:space="preserve">Icono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7D">
                <w:pPr>
                  <w:widowControl w:val="0"/>
                  <w:spacing w:before="0" w:line="240" w:lineRule="auto"/>
                  <w:ind w:left="0"/>
                  <w:rPr>
                    <w:color w:val="ffffff"/>
                  </w:rPr>
                </w:pPr>
                <w:r w:rsidDel="00000000" w:rsidR="00000000" w:rsidRPr="00000000">
                  <w:rPr>
                    <w:color w:val="ffffff"/>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E">
                <w:pPr>
                  <w:widowControl w:val="0"/>
                  <w:spacing w:before="0" w:line="240" w:lineRule="auto"/>
                  <w:ind w:left="0"/>
                  <w:rPr/>
                </w:pPr>
                <w:r w:rsidDel="00000000" w:rsidR="00000000" w:rsidRPr="00000000">
                  <w:rPr>
                    <w:rtl w:val="0"/>
                  </w:rPr>
                  <w:t xml:space="preserve">Categorías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widowControl w:val="0"/>
                  <w:spacing w:before="0" w:line="240" w:lineRule="auto"/>
                  <w:ind w:left="0"/>
                  <w:rPr/>
                </w:pPr>
                <w:r w:rsidDel="00000000" w:rsidR="00000000" w:rsidRPr="00000000">
                  <w:rPr/>
                  <w:drawing>
                    <wp:inline distB="114300" distT="114300" distL="114300" distR="114300">
                      <wp:extent cx="1497101" cy="255062"/>
                      <wp:effectExtent b="0" l="0" r="0" t="0"/>
                      <wp:docPr id="240" name="image53.png"/>
                      <a:graphic>
                        <a:graphicData uri="http://schemas.openxmlformats.org/drawingml/2006/picture">
                          <pic:pic>
                            <pic:nvPicPr>
                              <pic:cNvPr id="0" name="image53.png"/>
                              <pic:cNvPicPr preferRelativeResize="0"/>
                            </pic:nvPicPr>
                            <pic:blipFill>
                              <a:blip r:embed="rId78"/>
                              <a:srcRect b="0" l="0" r="0" t="0"/>
                              <a:stretch>
                                <a:fillRect/>
                              </a:stretch>
                            </pic:blipFill>
                            <pic:spPr>
                              <a:xfrm>
                                <a:off x="0" y="0"/>
                                <a:ext cx="1497101" cy="25506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widowControl w:val="0"/>
                  <w:spacing w:before="0" w:line="240" w:lineRule="auto"/>
                  <w:ind w:left="0"/>
                  <w:rPr/>
                </w:pPr>
                <w:r w:rsidDel="00000000" w:rsidR="00000000" w:rsidRPr="00000000">
                  <w:rPr>
                    <w:rtl w:val="0"/>
                  </w:rPr>
                  <w:t xml:space="preserve">Sirve para filtrar entre las distintas categorías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before="0" w:line="240" w:lineRule="auto"/>
                  <w:ind w:left="0"/>
                  <w:rPr/>
                </w:pPr>
                <w:r w:rsidDel="00000000" w:rsidR="00000000" w:rsidRPr="00000000">
                  <w:rPr>
                    <w:rtl w:val="0"/>
                  </w:rPr>
                  <w:t xml:space="preserve">Responsables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widowControl w:val="0"/>
                  <w:spacing w:before="0" w:line="240" w:lineRule="auto"/>
                  <w:ind w:left="0"/>
                  <w:rPr/>
                </w:pPr>
                <w:r w:rsidDel="00000000" w:rsidR="00000000" w:rsidRPr="00000000">
                  <w:rPr/>
                  <w:drawing>
                    <wp:inline distB="114300" distT="114300" distL="114300" distR="114300">
                      <wp:extent cx="1581150" cy="304800"/>
                      <wp:effectExtent b="0" l="0" r="0" t="0"/>
                      <wp:docPr id="165" name="image19.png"/>
                      <a:graphic>
                        <a:graphicData uri="http://schemas.openxmlformats.org/drawingml/2006/picture">
                          <pic:pic>
                            <pic:nvPicPr>
                              <pic:cNvPr id="0" name="image19.png"/>
                              <pic:cNvPicPr preferRelativeResize="0"/>
                            </pic:nvPicPr>
                            <pic:blipFill>
                              <a:blip r:embed="rId79"/>
                              <a:srcRect b="0" l="0" r="0" t="0"/>
                              <a:stretch>
                                <a:fillRect/>
                              </a:stretch>
                            </pic:blipFill>
                            <pic:spPr>
                              <a:xfrm>
                                <a:off x="0" y="0"/>
                                <a:ext cx="158115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before="0" w:line="240" w:lineRule="auto"/>
                  <w:ind w:left="0"/>
                  <w:rPr/>
                </w:pPr>
                <w:r w:rsidDel="00000000" w:rsidR="00000000" w:rsidRPr="00000000">
                  <w:rPr>
                    <w:rtl w:val="0"/>
                  </w:rPr>
                  <w:t xml:space="preserve">Sirve para filtrar entre los diferentes miembros del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widowControl w:val="0"/>
                  <w:spacing w:before="0" w:line="240" w:lineRule="auto"/>
                  <w:ind w:left="0"/>
                  <w:rPr/>
                </w:pPr>
                <w:r w:rsidDel="00000000" w:rsidR="00000000" w:rsidRPr="00000000">
                  <w:rPr>
                    <w:rtl w:val="0"/>
                  </w:rPr>
                  <w:t xml:space="preserve">Estados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before="0" w:line="240" w:lineRule="auto"/>
                  <w:ind w:left="0"/>
                  <w:rPr/>
                </w:pPr>
                <w:r w:rsidDel="00000000" w:rsidR="00000000" w:rsidRPr="00000000">
                  <w:rPr/>
                  <w:drawing>
                    <wp:inline distB="114300" distT="114300" distL="114300" distR="114300">
                      <wp:extent cx="1409700" cy="438150"/>
                      <wp:effectExtent b="0" l="0" r="0" t="0"/>
                      <wp:docPr id="249" name="image12.png"/>
                      <a:graphic>
                        <a:graphicData uri="http://schemas.openxmlformats.org/drawingml/2006/picture">
                          <pic:pic>
                            <pic:nvPicPr>
                              <pic:cNvPr id="0" name="image12.png"/>
                              <pic:cNvPicPr preferRelativeResize="0"/>
                            </pic:nvPicPr>
                            <pic:blipFill>
                              <a:blip r:embed="rId80"/>
                              <a:srcRect b="0" l="0" r="0" t="0"/>
                              <a:stretch>
                                <a:fillRect/>
                              </a:stretch>
                            </pic:blipFill>
                            <pic:spPr>
                              <a:xfrm>
                                <a:off x="0" y="0"/>
                                <a:ext cx="1409700" cy="43815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widowControl w:val="0"/>
                  <w:spacing w:before="0" w:line="240" w:lineRule="auto"/>
                  <w:ind w:left="0"/>
                  <w:rPr/>
                </w:pPr>
                <w:r w:rsidDel="00000000" w:rsidR="00000000" w:rsidRPr="00000000">
                  <w:rPr>
                    <w:rtl w:val="0"/>
                  </w:rPr>
                  <w:t xml:space="preserve">Sirve para filtrar entre los diferentes estados de tarea (En progreso o completada)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before="0" w:line="240" w:lineRule="auto"/>
                  <w:ind w:left="0"/>
                  <w:rPr/>
                </w:pPr>
                <w:r w:rsidDel="00000000" w:rsidR="00000000" w:rsidRPr="00000000">
                  <w:rPr>
                    <w:rtl w:val="0"/>
                  </w:rPr>
                  <w:t xml:space="preserve">Fecha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widowControl w:val="0"/>
                  <w:spacing w:before="0" w:line="240" w:lineRule="auto"/>
                  <w:ind w:left="0"/>
                  <w:rPr/>
                </w:pPr>
                <w:r w:rsidDel="00000000" w:rsidR="00000000" w:rsidRPr="00000000">
                  <w:rPr/>
                  <w:drawing>
                    <wp:inline distB="114300" distT="114300" distL="114300" distR="114300">
                      <wp:extent cx="1362075" cy="390525"/>
                      <wp:effectExtent b="0" l="0" r="0" t="0"/>
                      <wp:docPr id="207" name="image55.png"/>
                      <a:graphic>
                        <a:graphicData uri="http://schemas.openxmlformats.org/drawingml/2006/picture">
                          <pic:pic>
                            <pic:nvPicPr>
                              <pic:cNvPr id="0" name="image55.png"/>
                              <pic:cNvPicPr preferRelativeResize="0"/>
                            </pic:nvPicPr>
                            <pic:blipFill>
                              <a:blip r:embed="rId81"/>
                              <a:srcRect b="0" l="0" r="0" t="0"/>
                              <a:stretch>
                                <a:fillRect/>
                              </a:stretch>
                            </pic:blipFill>
                            <pic:spPr>
                              <a:xfrm>
                                <a:off x="0" y="0"/>
                                <a:ext cx="1362075" cy="3905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before="0" w:line="240" w:lineRule="auto"/>
                  <w:ind w:left="0"/>
                  <w:rPr/>
                </w:pPr>
                <w:r w:rsidDel="00000000" w:rsidR="00000000" w:rsidRPr="00000000">
                  <w:rPr>
                    <w:rtl w:val="0"/>
                  </w:rPr>
                  <w:t xml:space="preserve">Sirve para filtrar por fechas, puede seleccionarse un periodo</w:t>
                </w:r>
              </w:p>
            </w:tc>
          </w:tr>
        </w:tbl>
      </w:sdtContent>
    </w:sdt>
    <w:p w:rsidR="00000000" w:rsidDel="00000000" w:rsidP="00000000" w:rsidRDefault="00000000" w:rsidRPr="00000000" w14:paraId="0000028A">
      <w:pPr>
        <w:pStyle w:val="Heading3"/>
        <w:ind w:left="0" w:firstLine="0"/>
        <w:rPr/>
      </w:pPr>
      <w:bookmarkStart w:colFirst="0" w:colLast="0" w:name="_heading=h.c96o6me0nyum" w:id="72"/>
      <w:bookmarkEnd w:id="72"/>
      <w:r w:rsidDel="00000000" w:rsidR="00000000" w:rsidRPr="00000000">
        <w:rPr>
          <w:rtl w:val="0"/>
        </w:rPr>
        <w:t xml:space="preserve">3.5.7 Módulo de reportes</w:t>
      </w:r>
    </w:p>
    <w:p w:rsidR="00000000" w:rsidDel="00000000" w:rsidP="00000000" w:rsidRDefault="00000000" w:rsidRPr="00000000" w14:paraId="0000028B">
      <w:pPr>
        <w:spacing w:before="0" w:lineRule="auto"/>
        <w:rPr/>
      </w:pPr>
      <w:r w:rsidDel="00000000" w:rsidR="00000000" w:rsidRPr="00000000">
        <w:rPr>
          <w:rtl w:val="0"/>
        </w:rPr>
        <w:t xml:space="preserve">Al hacer click en la tarjeta “Reportes” de la vista del </w:t>
      </w:r>
      <w:hyperlink w:anchor="_heading=h.34yv6wjwlzge">
        <w:r w:rsidDel="00000000" w:rsidR="00000000" w:rsidRPr="00000000">
          <w:rPr>
            <w:color w:val="1155cc"/>
            <w:u w:val="single"/>
            <w:rtl w:val="0"/>
          </w:rPr>
          <w:t xml:space="preserve">módulo de proyecto</w:t>
        </w:r>
      </w:hyperlink>
      <w:r w:rsidDel="00000000" w:rsidR="00000000" w:rsidRPr="00000000">
        <w:rPr>
          <w:rtl w:val="0"/>
        </w:rPr>
        <w:t xml:space="preserve"> o en la barra de </w:t>
      </w:r>
    </w:p>
    <w:p w:rsidR="00000000" w:rsidDel="00000000" w:rsidP="00000000" w:rsidRDefault="00000000" w:rsidRPr="00000000" w14:paraId="0000028C">
      <w:pPr>
        <w:spacing w:before="0" w:lineRule="auto"/>
        <w:rPr/>
      </w:pPr>
      <w:r w:rsidDel="00000000" w:rsidR="00000000" w:rsidRPr="00000000">
        <w:rPr>
          <w:rtl w:val="0"/>
        </w:rPr>
        <w:t xml:space="preserve">navegación, se desplegará una pantalla donde se encuentra el panel de control del proyecto.</w:t>
      </w:r>
    </w:p>
    <w:p w:rsidR="00000000" w:rsidDel="00000000" w:rsidP="00000000" w:rsidRDefault="00000000" w:rsidRPr="00000000" w14:paraId="0000028D">
      <w:pPr>
        <w:spacing w:before="0" w:lineRule="auto"/>
        <w:rPr/>
      </w:pPr>
      <w:r w:rsidDel="00000000" w:rsidR="00000000" w:rsidRPr="00000000">
        <w:rPr>
          <w:rtl w:val="0"/>
        </w:rPr>
        <w:t xml:space="preserve">Esta sección contiene información relevante acerca del proyecto como: Métricas, alertas y</w:t>
      </w:r>
    </w:p>
    <w:p w:rsidR="00000000" w:rsidDel="00000000" w:rsidP="00000000" w:rsidRDefault="00000000" w:rsidRPr="00000000" w14:paraId="0000028E">
      <w:pPr>
        <w:spacing w:before="0" w:lineRule="auto"/>
        <w:rPr/>
      </w:pPr>
      <w:r w:rsidDel="00000000" w:rsidR="00000000" w:rsidRPr="00000000">
        <w:rPr>
          <w:rtl w:val="0"/>
        </w:rPr>
        <w:t xml:space="preserve">gráficos.</w:t>
      </w:r>
    </w:p>
    <w:p w:rsidR="00000000" w:rsidDel="00000000" w:rsidP="00000000" w:rsidRDefault="00000000" w:rsidRPr="00000000" w14:paraId="0000028F">
      <w:pPr>
        <w:spacing w:before="0" w:lineRule="auto"/>
        <w:rPr/>
      </w:pPr>
      <w:r w:rsidDel="00000000" w:rsidR="00000000" w:rsidRPr="00000000">
        <w:rPr/>
        <w:drawing>
          <wp:inline distB="114300" distT="114300" distL="114300" distR="114300">
            <wp:extent cx="5399730" cy="3568700"/>
            <wp:effectExtent b="0" l="0" r="0" t="0"/>
            <wp:docPr id="169"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539973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before="0" w:lineRule="auto"/>
        <w:rPr/>
      </w:pPr>
      <w:r w:rsidDel="00000000" w:rsidR="00000000" w:rsidRPr="00000000">
        <w:rPr>
          <w:rtl w:val="0"/>
        </w:rPr>
      </w:r>
    </w:p>
    <w:p w:rsidR="00000000" w:rsidDel="00000000" w:rsidP="00000000" w:rsidRDefault="00000000" w:rsidRPr="00000000" w14:paraId="00000291">
      <w:pPr>
        <w:pStyle w:val="Heading4"/>
        <w:spacing w:before="0" w:lineRule="auto"/>
        <w:rPr/>
      </w:pPr>
      <w:bookmarkStart w:colFirst="0" w:colLast="0" w:name="_heading=h.ed25m65c0wxm" w:id="73"/>
      <w:bookmarkEnd w:id="73"/>
      <w:r w:rsidDel="00000000" w:rsidR="00000000" w:rsidRPr="00000000">
        <w:rPr>
          <w:rtl w:val="0"/>
        </w:rPr>
        <w:t xml:space="preserve">Métricas principales</w:t>
      </w:r>
    </w:p>
    <w:p w:rsidR="00000000" w:rsidDel="00000000" w:rsidP="00000000" w:rsidRDefault="00000000" w:rsidRPr="00000000" w14:paraId="00000292">
      <w:pPr>
        <w:rPr/>
      </w:pPr>
      <w:r w:rsidDel="00000000" w:rsidR="00000000" w:rsidRPr="00000000">
        <w:rPr>
          <w:rtl w:val="0"/>
        </w:rPr>
        <w:t xml:space="preserve">El panel de control presenta dos indicadores clave para el control del proyecto: </w:t>
      </w:r>
    </w:p>
    <w:p w:rsidR="00000000" w:rsidDel="00000000" w:rsidP="00000000" w:rsidRDefault="00000000" w:rsidRPr="00000000" w14:paraId="00000293">
      <w:pPr>
        <w:numPr>
          <w:ilvl w:val="0"/>
          <w:numId w:val="8"/>
        </w:numPr>
        <w:spacing w:after="0" w:afterAutospacing="0"/>
        <w:ind w:left="720" w:hanging="360"/>
        <w:rPr>
          <w:u w:val="none"/>
        </w:rPr>
      </w:pPr>
      <w:r w:rsidDel="00000000" w:rsidR="00000000" w:rsidRPr="00000000">
        <w:rPr>
          <w:rtl w:val="0"/>
        </w:rPr>
        <w:t xml:space="preserve">Tareas atrasadas</w:t>
      </w:r>
    </w:p>
    <w:p w:rsidR="00000000" w:rsidDel="00000000" w:rsidP="00000000" w:rsidRDefault="00000000" w:rsidRPr="00000000" w14:paraId="00000294">
      <w:pPr>
        <w:numPr>
          <w:ilvl w:val="1"/>
          <w:numId w:val="8"/>
        </w:numPr>
        <w:spacing w:after="0" w:afterAutospacing="0" w:before="0" w:beforeAutospacing="0"/>
        <w:ind w:left="1440" w:hanging="360"/>
        <w:rPr>
          <w:u w:val="none"/>
        </w:rPr>
      </w:pPr>
      <w:r w:rsidDel="00000000" w:rsidR="00000000" w:rsidRPr="00000000">
        <w:rPr>
          <w:rtl w:val="0"/>
        </w:rPr>
        <w:t xml:space="preserve">No existen tareas atrasadas: Se mostrará de color blanco si no existen tareas atrasadas (es decir, que su fecha de finalización ya haya terminado)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571500</wp:posOffset>
            </wp:positionV>
            <wp:extent cx="5399730" cy="1485900"/>
            <wp:effectExtent b="0" l="0" r="0" t="0"/>
            <wp:wrapSquare wrapText="bothSides" distB="114300" distT="114300" distL="114300" distR="114300"/>
            <wp:docPr id="253" name="image93.png"/>
            <a:graphic>
              <a:graphicData uri="http://schemas.openxmlformats.org/drawingml/2006/picture">
                <pic:pic>
                  <pic:nvPicPr>
                    <pic:cNvPr id="0" name="image93.png"/>
                    <pic:cNvPicPr preferRelativeResize="0"/>
                  </pic:nvPicPr>
                  <pic:blipFill>
                    <a:blip r:embed="rId88"/>
                    <a:srcRect b="0" l="0" r="0" t="0"/>
                    <a:stretch>
                      <a:fillRect/>
                    </a:stretch>
                  </pic:blipFill>
                  <pic:spPr>
                    <a:xfrm>
                      <a:off x="0" y="0"/>
                      <a:ext cx="5399730" cy="1485900"/>
                    </a:xfrm>
                    <a:prstGeom prst="rect"/>
                    <a:ln/>
                  </pic:spPr>
                </pic:pic>
              </a:graphicData>
            </a:graphic>
          </wp:anchor>
        </w:drawing>
      </w:r>
    </w:p>
    <w:p w:rsidR="00000000" w:rsidDel="00000000" w:rsidP="00000000" w:rsidRDefault="00000000" w:rsidRPr="00000000" w14:paraId="00000295">
      <w:pPr>
        <w:numPr>
          <w:ilvl w:val="1"/>
          <w:numId w:val="8"/>
        </w:numPr>
        <w:spacing w:before="0" w:beforeAutospacing="0"/>
        <w:ind w:left="1440" w:hanging="360"/>
        <w:rPr>
          <w:u w:val="none"/>
        </w:rPr>
      </w:pPr>
      <w:r w:rsidDel="00000000" w:rsidR="00000000" w:rsidRPr="00000000">
        <w:rPr>
          <w:rtl w:val="0"/>
        </w:rPr>
        <w:t xml:space="preserve">Existen tareas atrasada: Se mostrará de color rojo si existen tareas no completadas posteriores a su fecha de finalización, mostrando cuantas tareas atrasadas existen, además, al hacer clic en el boton “Ver tareas” podrás filtrar a las tareas atrasadas.</w:t>
        <w:br w:type="textWrapping"/>
        <w:t xml:space="preserve">Las tareas filtradas se mostrarán en la planificación:</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952500</wp:posOffset>
            </wp:positionV>
            <wp:extent cx="5399730" cy="1460500"/>
            <wp:effectExtent b="0" l="0" r="0" t="0"/>
            <wp:wrapSquare wrapText="bothSides" distB="114300" distT="114300" distL="114300" distR="114300"/>
            <wp:docPr id="244" name="image103.png"/>
            <a:graphic>
              <a:graphicData uri="http://schemas.openxmlformats.org/drawingml/2006/picture">
                <pic:pic>
                  <pic:nvPicPr>
                    <pic:cNvPr id="0" name="image103.png"/>
                    <pic:cNvPicPr preferRelativeResize="0"/>
                  </pic:nvPicPr>
                  <pic:blipFill>
                    <a:blip r:embed="rId89"/>
                    <a:srcRect b="0" l="0" r="0" t="0"/>
                    <a:stretch>
                      <a:fillRect/>
                    </a:stretch>
                  </pic:blipFill>
                  <pic:spPr>
                    <a:xfrm>
                      <a:off x="0" y="0"/>
                      <a:ext cx="5399730" cy="1460500"/>
                    </a:xfrm>
                    <a:prstGeom prst="rect"/>
                    <a:ln/>
                  </pic:spPr>
                </pic:pic>
              </a:graphicData>
            </a:graphic>
          </wp:anchor>
        </w:drawing>
      </w:r>
    </w:p>
    <w:p w:rsidR="00000000" w:rsidDel="00000000" w:rsidP="00000000" w:rsidRDefault="00000000" w:rsidRPr="00000000" w14:paraId="00000296">
      <w:pPr>
        <w:ind w:left="0" w:firstLine="0"/>
        <w:rPr/>
      </w:pPr>
      <w:r w:rsidDel="00000000" w:rsidR="00000000" w:rsidRPr="00000000">
        <w:rPr/>
        <w:drawing>
          <wp:inline distB="114300" distT="114300" distL="114300" distR="114300">
            <wp:extent cx="5399730" cy="2552700"/>
            <wp:effectExtent b="0" l="0" r="0" t="0"/>
            <wp:docPr id="246" name="image89.png"/>
            <a:graphic>
              <a:graphicData uri="http://schemas.openxmlformats.org/drawingml/2006/picture">
                <pic:pic>
                  <pic:nvPicPr>
                    <pic:cNvPr id="0" name="image89.png"/>
                    <pic:cNvPicPr preferRelativeResize="0"/>
                  </pic:nvPicPr>
                  <pic:blipFill>
                    <a:blip r:embed="rId90"/>
                    <a:srcRect b="0" l="0" r="0" t="0"/>
                    <a:stretch>
                      <a:fillRect/>
                    </a:stretch>
                  </pic:blipFill>
                  <pic:spPr>
                    <a:xfrm>
                      <a:off x="0" y="0"/>
                      <a:ext cx="539973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numPr>
          <w:ilvl w:val="0"/>
          <w:numId w:val="13"/>
        </w:numPr>
        <w:spacing w:after="0" w:afterAutospacing="0"/>
        <w:ind w:left="720" w:hanging="360"/>
        <w:rPr>
          <w:u w:val="none"/>
        </w:rPr>
      </w:pPr>
      <w:r w:rsidDel="00000000" w:rsidR="00000000" w:rsidRPr="00000000">
        <w:rPr>
          <w:rtl w:val="0"/>
        </w:rPr>
        <w:t xml:space="preserve">Próximos vencimientos:</w:t>
      </w:r>
    </w:p>
    <w:p w:rsidR="00000000" w:rsidDel="00000000" w:rsidP="00000000" w:rsidRDefault="00000000" w:rsidRPr="00000000" w14:paraId="00000298">
      <w:pPr>
        <w:numPr>
          <w:ilvl w:val="1"/>
          <w:numId w:val="13"/>
        </w:numPr>
        <w:spacing w:after="0" w:afterAutospacing="0" w:before="0" w:beforeAutospacing="0"/>
        <w:ind w:left="1440" w:hanging="360"/>
        <w:rPr>
          <w:u w:val="none"/>
        </w:rPr>
      </w:pPr>
      <w:r w:rsidDel="00000000" w:rsidR="00000000" w:rsidRPr="00000000">
        <w:rPr>
          <w:rtl w:val="0"/>
        </w:rPr>
        <w:t xml:space="preserve">No existen próximos vencimientos: Se mostrará de color blanco si no existen tareas con una fecha de fin proxima (es decir, que falten más de 3 días).</w:t>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514350</wp:posOffset>
            </wp:positionV>
            <wp:extent cx="5399730" cy="1371600"/>
            <wp:effectExtent b="0" l="0" r="0" t="0"/>
            <wp:wrapSquare wrapText="bothSides" distB="114300" distT="114300" distL="114300" distR="114300"/>
            <wp:docPr id="213" name="image65.png"/>
            <a:graphic>
              <a:graphicData uri="http://schemas.openxmlformats.org/drawingml/2006/picture">
                <pic:pic>
                  <pic:nvPicPr>
                    <pic:cNvPr id="0" name="image65.png"/>
                    <pic:cNvPicPr preferRelativeResize="0"/>
                  </pic:nvPicPr>
                  <pic:blipFill>
                    <a:blip r:embed="rId91"/>
                    <a:srcRect b="0" l="0" r="0" t="0"/>
                    <a:stretch>
                      <a:fillRect/>
                    </a:stretch>
                  </pic:blipFill>
                  <pic:spPr>
                    <a:xfrm>
                      <a:off x="0" y="0"/>
                      <a:ext cx="5399730" cy="1371600"/>
                    </a:xfrm>
                    <a:prstGeom prst="rect"/>
                    <a:ln/>
                  </pic:spPr>
                </pic:pic>
              </a:graphicData>
            </a:graphic>
          </wp:anchor>
        </w:drawing>
      </w:r>
    </w:p>
    <w:p w:rsidR="00000000" w:rsidDel="00000000" w:rsidP="00000000" w:rsidRDefault="00000000" w:rsidRPr="00000000" w14:paraId="00000299">
      <w:pPr>
        <w:numPr>
          <w:ilvl w:val="1"/>
          <w:numId w:val="13"/>
        </w:numPr>
        <w:spacing w:before="0" w:beforeAutospacing="0"/>
        <w:ind w:left="1440" w:hanging="360"/>
        <w:rPr>
          <w:u w:val="none"/>
        </w:rPr>
      </w:pPr>
      <w:r w:rsidDel="00000000" w:rsidR="00000000" w:rsidRPr="00000000">
        <w:rPr>
          <w:rtl w:val="0"/>
        </w:rPr>
        <w:t xml:space="preserve">Existen próximos vencimientos: Se mostrará de color naranja si existen tareas con un próximo vencimiento, mostrando cuantas tareas con próximo vencimiento existe, además, al hacer click en “Ver tareas” podras filtrar a las tareas próximas a vencer. </w:t>
      </w:r>
    </w:p>
    <w:p w:rsidR="00000000" w:rsidDel="00000000" w:rsidP="00000000" w:rsidRDefault="00000000" w:rsidRPr="00000000" w14:paraId="0000029A">
      <w:pPr>
        <w:ind w:left="0" w:firstLine="0"/>
        <w:rPr/>
      </w:pPr>
      <w:r w:rsidDel="00000000" w:rsidR="00000000" w:rsidRPr="00000000">
        <w:rPr/>
        <w:drawing>
          <wp:inline distB="114300" distT="114300" distL="114300" distR="114300">
            <wp:extent cx="5399730" cy="1422400"/>
            <wp:effectExtent b="0" l="0" r="0" t="0"/>
            <wp:docPr id="196" name="image50.png"/>
            <a:graphic>
              <a:graphicData uri="http://schemas.openxmlformats.org/drawingml/2006/picture">
                <pic:pic>
                  <pic:nvPicPr>
                    <pic:cNvPr id="0" name="image50.png"/>
                    <pic:cNvPicPr preferRelativeResize="0"/>
                  </pic:nvPicPr>
                  <pic:blipFill>
                    <a:blip r:embed="rId92"/>
                    <a:srcRect b="0" l="0" r="0" t="0"/>
                    <a:stretch>
                      <a:fillRect/>
                    </a:stretch>
                  </pic:blipFill>
                  <pic:spPr>
                    <a:xfrm>
                      <a:off x="0" y="0"/>
                      <a:ext cx="539973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ind w:left="0" w:firstLine="0"/>
        <w:rPr/>
      </w:pPr>
      <w:r w:rsidDel="00000000" w:rsidR="00000000" w:rsidRPr="00000000">
        <w:rPr>
          <w:rtl w:val="0"/>
        </w:rPr>
        <w:t xml:space="preserve">Las tareas filtradas se mostrarán en la planificación</w:t>
      </w:r>
    </w:p>
    <w:p w:rsidR="00000000" w:rsidDel="00000000" w:rsidP="00000000" w:rsidRDefault="00000000" w:rsidRPr="00000000" w14:paraId="0000029C">
      <w:pPr>
        <w:ind w:left="0" w:firstLine="0"/>
        <w:rPr/>
      </w:pPr>
      <w:r w:rsidDel="00000000" w:rsidR="00000000" w:rsidRPr="00000000">
        <w:rPr/>
        <w:drawing>
          <wp:inline distB="114300" distT="114300" distL="114300" distR="114300">
            <wp:extent cx="5399730" cy="2984500"/>
            <wp:effectExtent b="0" l="0" r="0" t="0"/>
            <wp:docPr id="184" name="image41.png"/>
            <a:graphic>
              <a:graphicData uri="http://schemas.openxmlformats.org/drawingml/2006/picture">
                <pic:pic>
                  <pic:nvPicPr>
                    <pic:cNvPr id="0" name="image41.png"/>
                    <pic:cNvPicPr preferRelativeResize="0"/>
                  </pic:nvPicPr>
                  <pic:blipFill>
                    <a:blip r:embed="rId93"/>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pStyle w:val="Heading4"/>
        <w:ind w:left="0"/>
        <w:rPr/>
      </w:pPr>
      <w:bookmarkStart w:colFirst="0" w:colLast="0" w:name="_heading=h.ybzjxocqve8g" w:id="74"/>
      <w:bookmarkEnd w:id="74"/>
      <w:r w:rsidDel="00000000" w:rsidR="00000000" w:rsidRPr="00000000">
        <w:rPr>
          <w:rtl w:val="0"/>
        </w:rPr>
        <w:t xml:space="preserve">Filtros del panel de control</w:t>
      </w:r>
    </w:p>
    <w:p w:rsidR="00000000" w:rsidDel="00000000" w:rsidP="00000000" w:rsidRDefault="00000000" w:rsidRPr="00000000" w14:paraId="0000029E">
      <w:pPr>
        <w:rPr/>
      </w:pPr>
      <w:r w:rsidDel="00000000" w:rsidR="00000000" w:rsidRPr="00000000">
        <w:rPr>
          <w:rtl w:val="0"/>
        </w:rPr>
        <w:t xml:space="preserve">Puede personalizar la visualización de datos mediante filtros:</w:t>
      </w:r>
    </w:p>
    <w:p w:rsidR="00000000" w:rsidDel="00000000" w:rsidP="00000000" w:rsidRDefault="00000000" w:rsidRPr="00000000" w14:paraId="0000029F">
      <w:pPr>
        <w:numPr>
          <w:ilvl w:val="0"/>
          <w:numId w:val="1"/>
        </w:numPr>
        <w:spacing w:after="0" w:afterAutospacing="0"/>
        <w:ind w:left="720" w:hanging="360"/>
        <w:rPr>
          <w:u w:val="none"/>
        </w:rPr>
      </w:pPr>
      <w:r w:rsidDel="00000000" w:rsidR="00000000" w:rsidRPr="00000000">
        <w:rPr>
          <w:rtl w:val="0"/>
        </w:rPr>
        <w:t xml:space="preserve">Por Etapa: Filtre datos de una fase específica</w:t>
      </w:r>
    </w:p>
    <w:p w:rsidR="00000000" w:rsidDel="00000000" w:rsidP="00000000" w:rsidRDefault="00000000" w:rsidRPr="00000000" w14:paraId="000002A0">
      <w:pPr>
        <w:numPr>
          <w:ilvl w:val="0"/>
          <w:numId w:val="1"/>
        </w:numPr>
        <w:spacing w:after="0" w:afterAutospacing="0" w:before="0" w:beforeAutospacing="0"/>
        <w:ind w:left="720" w:hanging="360"/>
        <w:rPr>
          <w:u w:val="none"/>
        </w:rPr>
      </w:pPr>
      <w:r w:rsidDel="00000000" w:rsidR="00000000" w:rsidRPr="00000000">
        <w:rPr>
          <w:rtl w:val="0"/>
        </w:rPr>
        <w:t xml:space="preserve">Por Iteración: Visualice métricas de una iteración particular</w:t>
      </w:r>
    </w:p>
    <w:p w:rsidR="00000000" w:rsidDel="00000000" w:rsidP="00000000" w:rsidRDefault="00000000" w:rsidRPr="00000000" w14:paraId="000002A1">
      <w:pPr>
        <w:numPr>
          <w:ilvl w:val="0"/>
          <w:numId w:val="1"/>
        </w:numPr>
        <w:spacing w:before="0" w:beforeAutospacing="0"/>
        <w:ind w:left="720" w:hanging="360"/>
        <w:rPr>
          <w:u w:val="none"/>
        </w:rPr>
      </w:pPr>
      <w:r w:rsidDel="00000000" w:rsidR="00000000" w:rsidRPr="00000000">
        <w:rPr>
          <w:rtl w:val="0"/>
        </w:rPr>
        <w:t xml:space="preserve">Por Período: Hoy, Esta Semana, Este Mes, Todo el Tiempo</w:t>
      </w:r>
    </w:p>
    <w:p w:rsidR="00000000" w:rsidDel="00000000" w:rsidP="00000000" w:rsidRDefault="00000000" w:rsidRPr="00000000" w14:paraId="000002A2">
      <w:pPr>
        <w:ind w:left="0" w:firstLine="0"/>
        <w:rPr/>
      </w:pPr>
      <w:r w:rsidDel="00000000" w:rsidR="00000000" w:rsidRPr="00000000">
        <w:rPr/>
        <w:drawing>
          <wp:inline distB="114300" distT="114300" distL="114300" distR="114300">
            <wp:extent cx="5399730" cy="520700"/>
            <wp:effectExtent b="0" l="0" r="0" t="0"/>
            <wp:docPr id="180" name="image37.png"/>
            <a:graphic>
              <a:graphicData uri="http://schemas.openxmlformats.org/drawingml/2006/picture">
                <pic:pic>
                  <pic:nvPicPr>
                    <pic:cNvPr id="0" name="image37.png"/>
                    <pic:cNvPicPr preferRelativeResize="0"/>
                  </pic:nvPicPr>
                  <pic:blipFill>
                    <a:blip r:embed="rId94"/>
                    <a:srcRect b="0" l="0" r="0" t="0"/>
                    <a:stretch>
                      <a:fillRect/>
                    </a:stretch>
                  </pic:blipFill>
                  <pic:spPr>
                    <a:xfrm>
                      <a:off x="0" y="0"/>
                      <a:ext cx="539973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pStyle w:val="Heading4"/>
        <w:rPr/>
      </w:pPr>
      <w:bookmarkStart w:colFirst="0" w:colLast="0" w:name="_heading=h.6fg6b6vj8rgk" w:id="75"/>
      <w:bookmarkEnd w:id="75"/>
      <w:r w:rsidDel="00000000" w:rsidR="00000000" w:rsidRPr="00000000">
        <w:rPr>
          <w:rtl w:val="0"/>
        </w:rPr>
        <w:t xml:space="preserve">Gráficos disponibles</w:t>
      </w:r>
    </w:p>
    <w:p w:rsidR="00000000" w:rsidDel="00000000" w:rsidP="00000000" w:rsidRDefault="00000000" w:rsidRPr="00000000" w14:paraId="000002A4">
      <w:pPr>
        <w:rPr/>
      </w:pPr>
      <w:r w:rsidDel="00000000" w:rsidR="00000000" w:rsidRPr="00000000">
        <w:rPr>
          <w:rtl w:val="0"/>
        </w:rPr>
        <w:t xml:space="preserve">Cada gráfico disponible en el panel de control cuenta con 3 funcionalidades diferentes: </w:t>
      </w:r>
    </w:p>
    <w:p w:rsidR="00000000" w:rsidDel="00000000" w:rsidP="00000000" w:rsidRDefault="00000000" w:rsidRPr="00000000" w14:paraId="000002A5">
      <w:pPr>
        <w:rPr/>
      </w:pPr>
      <w:r w:rsidDel="00000000" w:rsidR="00000000" w:rsidRPr="00000000">
        <w:rPr>
          <w:rtl w:val="0"/>
        </w:rPr>
      </w:r>
    </w:p>
    <w:sdt>
      <w:sdtPr>
        <w:lock w:val="contentLocked"/>
        <w:id w:val="-394162103"/>
        <w:tag w:val="goog_rdk_20"/>
      </w:sdtPr>
      <w:sdtContent>
        <w:tbl>
          <w:tblPr>
            <w:tblStyle w:val="Table9"/>
            <w:tblW w:w="8147.0" w:type="dxa"/>
            <w:jc w:val="left"/>
            <w:tblInd w:w="35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73.5"/>
            <w:gridCol w:w="4073.5"/>
            <w:tblGridChange w:id="0">
              <w:tblGrid>
                <w:gridCol w:w="4073.5"/>
                <w:gridCol w:w="407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Icono</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ffff"/>
                  </w:rPr>
                </w:pPr>
                <w:r w:rsidDel="00000000" w:rsidR="00000000" w:rsidRPr="00000000">
                  <w:rPr>
                    <w:color w:val="ffffff"/>
                    <w:rtl w:val="0"/>
                  </w:rPr>
                  <w:t xml:space="preserve">Funcion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33375" cy="304800"/>
                      <wp:effectExtent b="0" l="0" r="0" t="0"/>
                      <wp:docPr id="158" name="image15.png"/>
                      <a:graphic>
                        <a:graphicData uri="http://schemas.openxmlformats.org/drawingml/2006/picture">
                          <pic:pic>
                            <pic:nvPicPr>
                              <pic:cNvPr id="0" name="image15.png"/>
                              <pic:cNvPicPr preferRelativeResize="0"/>
                            </pic:nvPicPr>
                            <pic:blipFill>
                              <a:blip r:embed="rId95"/>
                              <a:srcRect b="0" l="0" r="0" t="0"/>
                              <a:stretch>
                                <a:fillRect/>
                              </a:stretch>
                            </pic:blipFill>
                            <pic:spPr>
                              <a:xfrm>
                                <a:off x="0" y="0"/>
                                <a:ext cx="33337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Sirve para poder visualizar de forma textual todos los datos del gráfico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04800" cy="304800"/>
                      <wp:effectExtent b="0" l="0" r="0" t="0"/>
                      <wp:docPr id="234" name="image104.png"/>
                      <a:graphic>
                        <a:graphicData uri="http://schemas.openxmlformats.org/drawingml/2006/picture">
                          <pic:pic>
                            <pic:nvPicPr>
                              <pic:cNvPr id="0" name="image104.png"/>
                              <pic:cNvPicPr preferRelativeResize="0"/>
                            </pic:nvPicPr>
                            <pic:blipFill>
                              <a:blip r:embed="rId96"/>
                              <a:srcRect b="0" l="0" r="0" t="0"/>
                              <a:stretch>
                                <a:fillRect/>
                              </a:stretch>
                            </pic:blipFill>
                            <pic:spPr>
                              <a:xfrm>
                                <a:off x="0" y="0"/>
                                <a:ext cx="304800"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Sirve para descargar el gráfico de manera individual (esto varía de si esta expandido o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52425" cy="304800"/>
                      <wp:effectExtent b="0" l="0" r="0" t="0"/>
                      <wp:docPr id="210" name="image105.png"/>
                      <a:graphic>
                        <a:graphicData uri="http://schemas.openxmlformats.org/drawingml/2006/picture">
                          <pic:pic>
                            <pic:nvPicPr>
                              <pic:cNvPr id="0" name="image105.png"/>
                              <pic:cNvPicPr preferRelativeResize="0"/>
                            </pic:nvPicPr>
                            <pic:blipFill>
                              <a:blip r:embed="rId97"/>
                              <a:srcRect b="0" l="0" r="0" t="0"/>
                              <a:stretch>
                                <a:fillRect/>
                              </a:stretch>
                            </pic:blipFill>
                            <pic:spPr>
                              <a:xfrm>
                                <a:off x="0" y="0"/>
                                <a:ext cx="352425" cy="304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Sirve para expandir el gráfico</w:t>
                </w:r>
              </w:p>
            </w:tc>
          </w:tr>
        </w:tbl>
      </w:sdtContent>
    </w:sdt>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pStyle w:val="Heading5"/>
        <w:ind w:left="0" w:firstLine="0"/>
        <w:rPr/>
      </w:pPr>
      <w:bookmarkStart w:colFirst="0" w:colLast="0" w:name="_heading=h.aok2xtwfuolk" w:id="76"/>
      <w:bookmarkEnd w:id="76"/>
      <w:r w:rsidDel="00000000" w:rsidR="00000000" w:rsidRPr="00000000">
        <w:rPr>
          <w:rtl w:val="0"/>
        </w:rPr>
        <w:t xml:space="preserve">Tiempo Estimado vs Real</w:t>
      </w:r>
    </w:p>
    <w:p w:rsidR="00000000" w:rsidDel="00000000" w:rsidP="00000000" w:rsidRDefault="00000000" w:rsidRPr="00000000" w14:paraId="000002B0">
      <w:pPr>
        <w:spacing w:before="0" w:lineRule="auto"/>
        <w:rPr/>
      </w:pPr>
      <w:r w:rsidDel="00000000" w:rsidR="00000000" w:rsidRPr="00000000">
        <w:rPr>
          <w:rtl w:val="0"/>
        </w:rPr>
        <w:t xml:space="preserve">Muestra una comparación visual entre la suma del tiempo estimado para cada tarea y el</w:t>
      </w:r>
    </w:p>
    <w:p w:rsidR="00000000" w:rsidDel="00000000" w:rsidP="00000000" w:rsidRDefault="00000000" w:rsidRPr="00000000" w14:paraId="000002B1">
      <w:pPr>
        <w:spacing w:before="0" w:lineRule="auto"/>
        <w:rPr/>
      </w:pPr>
      <w:r w:rsidDel="00000000" w:rsidR="00000000" w:rsidRPr="00000000">
        <w:rPr>
          <w:rtl w:val="0"/>
        </w:rPr>
        <w:t xml:space="preserve">tiempo realmente invertido, permitiendo identificar iteraciones que excedieron o cumplieron</w:t>
      </w:r>
    </w:p>
    <w:p w:rsidR="00000000" w:rsidDel="00000000" w:rsidP="00000000" w:rsidRDefault="00000000" w:rsidRPr="00000000" w14:paraId="000002B2">
      <w:pPr>
        <w:spacing w:before="0" w:lineRule="auto"/>
        <w:rPr/>
      </w:pPr>
      <w:r w:rsidDel="00000000" w:rsidR="00000000" w:rsidRPr="00000000">
        <w:rPr>
          <w:rtl w:val="0"/>
        </w:rPr>
        <w:t xml:space="preserve">con las estimaciones.</w:t>
      </w:r>
    </w:p>
    <w:p w:rsidR="00000000" w:rsidDel="00000000" w:rsidP="00000000" w:rsidRDefault="00000000" w:rsidRPr="00000000" w14:paraId="000002B3">
      <w:pPr>
        <w:spacing w:before="0" w:lineRule="auto"/>
        <w:ind w:left="0" w:firstLine="0"/>
        <w:rPr/>
      </w:pPr>
      <w:r w:rsidDel="00000000" w:rsidR="00000000" w:rsidRPr="00000000">
        <w:rPr/>
        <w:drawing>
          <wp:inline distB="114300" distT="114300" distL="114300" distR="114300">
            <wp:extent cx="3924300" cy="3629025"/>
            <wp:effectExtent b="0" l="0" r="0" t="0"/>
            <wp:docPr id="173" name="image28.png"/>
            <a:graphic>
              <a:graphicData uri="http://schemas.openxmlformats.org/drawingml/2006/picture">
                <pic:pic>
                  <pic:nvPicPr>
                    <pic:cNvPr id="0" name="image28.png"/>
                    <pic:cNvPicPr preferRelativeResize="0"/>
                  </pic:nvPicPr>
                  <pic:blipFill>
                    <a:blip r:embed="rId98"/>
                    <a:srcRect b="0" l="0" r="0" t="0"/>
                    <a:stretch>
                      <a:fillRect/>
                    </a:stretch>
                  </pic:blipFill>
                  <pic:spPr>
                    <a:xfrm>
                      <a:off x="0" y="0"/>
                      <a:ext cx="3924300" cy="3629025"/>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5"/>
        <w:ind w:left="0" w:firstLine="0"/>
        <w:rPr/>
      </w:pPr>
      <w:bookmarkStart w:colFirst="0" w:colLast="0" w:name="_heading=h.vbbfkfvr1vas" w:id="77"/>
      <w:bookmarkEnd w:id="77"/>
      <w:r w:rsidDel="00000000" w:rsidR="00000000" w:rsidRPr="00000000">
        <w:rPr>
          <w:rtl w:val="0"/>
        </w:rPr>
        <w:t xml:space="preserve">Carga de Trabajo por Responsable</w:t>
      </w:r>
    </w:p>
    <w:p w:rsidR="00000000" w:rsidDel="00000000" w:rsidP="00000000" w:rsidRDefault="00000000" w:rsidRPr="00000000" w14:paraId="000002BA">
      <w:pPr>
        <w:spacing w:before="0" w:lineRule="auto"/>
        <w:rPr/>
      </w:pPr>
      <w:r w:rsidDel="00000000" w:rsidR="00000000" w:rsidRPr="00000000">
        <w:rPr>
          <w:rtl w:val="0"/>
        </w:rPr>
        <w:t xml:space="preserve">Visualiza la distribución de tareas y horas entre los miembros del equipo, facilitando la</w:t>
      </w:r>
    </w:p>
    <w:p w:rsidR="00000000" w:rsidDel="00000000" w:rsidP="00000000" w:rsidRDefault="00000000" w:rsidRPr="00000000" w14:paraId="000002BB">
      <w:pPr>
        <w:spacing w:before="0" w:lineRule="auto"/>
        <w:rPr/>
      </w:pPr>
      <w:r w:rsidDel="00000000" w:rsidR="00000000" w:rsidRPr="00000000">
        <w:rPr>
          <w:rtl w:val="0"/>
        </w:rPr>
        <w:t xml:space="preserve">identificación de sobrecargas o desequilibrios en la asignación de trabajo.</w:t>
      </w:r>
    </w:p>
    <w:p w:rsidR="00000000" w:rsidDel="00000000" w:rsidP="00000000" w:rsidRDefault="00000000" w:rsidRPr="00000000" w14:paraId="000002BC">
      <w:pPr>
        <w:rPr/>
      </w:pPr>
      <w:r w:rsidDel="00000000" w:rsidR="00000000" w:rsidRPr="00000000">
        <w:rPr/>
        <w:drawing>
          <wp:inline distB="114300" distT="114300" distL="114300" distR="114300">
            <wp:extent cx="3876675" cy="3638550"/>
            <wp:effectExtent b="0" l="0" r="0" t="0"/>
            <wp:docPr id="260" name="image94.png"/>
            <a:graphic>
              <a:graphicData uri="http://schemas.openxmlformats.org/drawingml/2006/picture">
                <pic:pic>
                  <pic:nvPicPr>
                    <pic:cNvPr id="0" name="image94.png"/>
                    <pic:cNvPicPr preferRelativeResize="0"/>
                  </pic:nvPicPr>
                  <pic:blipFill>
                    <a:blip r:embed="rId99"/>
                    <a:srcRect b="0" l="0" r="0" t="0"/>
                    <a:stretch>
                      <a:fillRect/>
                    </a:stretch>
                  </pic:blipFill>
                  <pic:spPr>
                    <a:xfrm>
                      <a:off x="0" y="0"/>
                      <a:ext cx="3876675"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pStyle w:val="Heading5"/>
        <w:ind w:left="0" w:firstLine="0"/>
        <w:rPr/>
      </w:pPr>
      <w:bookmarkStart w:colFirst="0" w:colLast="0" w:name="_heading=h.jvr972hkj5sz" w:id="78"/>
      <w:bookmarkEnd w:id="78"/>
      <w:r w:rsidDel="00000000" w:rsidR="00000000" w:rsidRPr="00000000">
        <w:rPr>
          <w:rtl w:val="0"/>
        </w:rPr>
        <w:t xml:space="preserve">Distribución de Tiempo por Fase</w:t>
      </w:r>
    </w:p>
    <w:p w:rsidR="00000000" w:rsidDel="00000000" w:rsidP="00000000" w:rsidRDefault="00000000" w:rsidRPr="00000000" w14:paraId="000002BE">
      <w:pPr>
        <w:spacing w:before="0" w:lineRule="auto"/>
        <w:rPr/>
      </w:pPr>
      <w:r w:rsidDel="00000000" w:rsidR="00000000" w:rsidRPr="00000000">
        <w:rPr>
          <w:rtl w:val="0"/>
        </w:rPr>
        <w:t xml:space="preserve">Gráfico de torta que muestra qué porcentaje del tiempo total se ha invertido en cada fase del </w:t>
      </w:r>
    </w:p>
    <w:p w:rsidR="00000000" w:rsidDel="00000000" w:rsidP="00000000" w:rsidRDefault="00000000" w:rsidRPr="00000000" w14:paraId="000002BF">
      <w:pPr>
        <w:spacing w:before="0" w:lineRule="auto"/>
        <w:rPr/>
      </w:pPr>
      <w:r w:rsidDel="00000000" w:rsidR="00000000" w:rsidRPr="00000000">
        <w:rPr>
          <w:rtl w:val="0"/>
        </w:rPr>
        <w:t xml:space="preserve">proyecto (Ej: Inicio, Elaboración, Construcción, Transición).</w:t>
      </w:r>
    </w:p>
    <w:p w:rsidR="00000000" w:rsidDel="00000000" w:rsidP="00000000" w:rsidRDefault="00000000" w:rsidRPr="00000000" w14:paraId="000002C0">
      <w:pPr>
        <w:spacing w:before="0" w:lineRule="auto"/>
        <w:rPr/>
      </w:pPr>
      <w:r w:rsidDel="00000000" w:rsidR="00000000" w:rsidRPr="00000000">
        <w:rPr/>
        <w:drawing>
          <wp:inline distB="114300" distT="114300" distL="114300" distR="114300">
            <wp:extent cx="2799398" cy="3129548"/>
            <wp:effectExtent b="0" l="0" r="0" t="0"/>
            <wp:docPr id="162" name="image16.png"/>
            <a:graphic>
              <a:graphicData uri="http://schemas.openxmlformats.org/drawingml/2006/picture">
                <pic:pic>
                  <pic:nvPicPr>
                    <pic:cNvPr id="0" name="image16.png"/>
                    <pic:cNvPicPr preferRelativeResize="0"/>
                  </pic:nvPicPr>
                  <pic:blipFill>
                    <a:blip r:embed="rId100"/>
                    <a:srcRect b="0" l="0" r="0" t="0"/>
                    <a:stretch>
                      <a:fillRect/>
                    </a:stretch>
                  </pic:blipFill>
                  <pic:spPr>
                    <a:xfrm>
                      <a:off x="0" y="0"/>
                      <a:ext cx="2799398" cy="3129548"/>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pStyle w:val="Heading5"/>
        <w:ind w:left="0" w:firstLine="0"/>
        <w:rPr/>
      </w:pPr>
      <w:bookmarkStart w:colFirst="0" w:colLast="0" w:name="_heading=h.vvz2d7hgneyg" w:id="79"/>
      <w:bookmarkEnd w:id="79"/>
      <w:r w:rsidDel="00000000" w:rsidR="00000000" w:rsidRPr="00000000">
        <w:rPr>
          <w:rtl w:val="0"/>
        </w:rPr>
        <w:t xml:space="preserve">Horas Trabajadas por día</w:t>
      </w:r>
    </w:p>
    <w:p w:rsidR="00000000" w:rsidDel="00000000" w:rsidP="00000000" w:rsidRDefault="00000000" w:rsidRPr="00000000" w14:paraId="000002C2">
      <w:pPr>
        <w:rPr/>
      </w:pPr>
      <w:r w:rsidDel="00000000" w:rsidR="00000000" w:rsidRPr="00000000">
        <w:rPr>
          <w:rtl w:val="0"/>
        </w:rPr>
        <w:t xml:space="preserve">Gráfico de barras que ilustra la evolución del esfuerzo del equipo a lo largo de los días, permitiendo identificar períodos de alta o baja actividad.</w:t>
      </w:r>
    </w:p>
    <w:p w:rsidR="00000000" w:rsidDel="00000000" w:rsidP="00000000" w:rsidRDefault="00000000" w:rsidRPr="00000000" w14:paraId="000002C3">
      <w:pPr>
        <w:rPr/>
      </w:pPr>
      <w:r w:rsidDel="00000000" w:rsidR="00000000" w:rsidRPr="00000000">
        <w:rPr/>
        <w:drawing>
          <wp:inline distB="114300" distT="114300" distL="114300" distR="114300">
            <wp:extent cx="5399730" cy="2819400"/>
            <wp:effectExtent b="0" l="0" r="0" t="0"/>
            <wp:docPr id="202" name="image60.png"/>
            <a:graphic>
              <a:graphicData uri="http://schemas.openxmlformats.org/drawingml/2006/picture">
                <pic:pic>
                  <pic:nvPicPr>
                    <pic:cNvPr id="0" name="image60.png"/>
                    <pic:cNvPicPr preferRelativeResize="0"/>
                  </pic:nvPicPr>
                  <pic:blipFill>
                    <a:blip r:embed="rId101"/>
                    <a:srcRect b="0" l="0" r="0" t="0"/>
                    <a:stretch>
                      <a:fillRect/>
                    </a:stretch>
                  </pic:blipFill>
                  <pic:spPr>
                    <a:xfrm>
                      <a:off x="0" y="0"/>
                      <a:ext cx="539973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pStyle w:val="Heading5"/>
        <w:ind w:left="0" w:firstLine="0"/>
        <w:rPr/>
      </w:pPr>
      <w:bookmarkStart w:colFirst="0" w:colLast="0" w:name="_heading=h.i8z5ckhkw17s" w:id="80"/>
      <w:bookmarkEnd w:id="80"/>
      <w:r w:rsidDel="00000000" w:rsidR="00000000" w:rsidRPr="00000000">
        <w:rPr>
          <w:rtl w:val="0"/>
        </w:rPr>
        <w:t xml:space="preserve">Rendimiento por Categoría</w:t>
      </w:r>
    </w:p>
    <w:p w:rsidR="00000000" w:rsidDel="00000000" w:rsidP="00000000" w:rsidRDefault="00000000" w:rsidRPr="00000000" w14:paraId="000002C6">
      <w:pPr>
        <w:spacing w:before="0" w:lineRule="auto"/>
        <w:rPr/>
      </w:pPr>
      <w:r w:rsidDel="00000000" w:rsidR="00000000" w:rsidRPr="00000000">
        <w:rPr>
          <w:rtl w:val="0"/>
        </w:rPr>
        <w:t xml:space="preserve">Analiza el porcentaje del tiempo invertido por categoría, permitiendo identificar qué categorías</w:t>
      </w:r>
    </w:p>
    <w:p w:rsidR="00000000" w:rsidDel="00000000" w:rsidP="00000000" w:rsidRDefault="00000000" w:rsidRPr="00000000" w14:paraId="000002C7">
      <w:pPr>
        <w:spacing w:before="0" w:lineRule="auto"/>
        <w:rPr/>
      </w:pPr>
      <w:r w:rsidDel="00000000" w:rsidR="00000000" w:rsidRPr="00000000">
        <w:rPr>
          <w:rtl w:val="0"/>
        </w:rPr>
        <w:t xml:space="preserve">abarcan un mayor porcentaje de tiempo del proyecto.</w:t>
      </w:r>
    </w:p>
    <w:p w:rsidR="00000000" w:rsidDel="00000000" w:rsidP="00000000" w:rsidRDefault="00000000" w:rsidRPr="00000000" w14:paraId="000002C8">
      <w:pPr>
        <w:rPr/>
      </w:pPr>
      <w:r w:rsidDel="00000000" w:rsidR="00000000" w:rsidRPr="00000000">
        <w:rPr/>
        <w:drawing>
          <wp:inline distB="114300" distT="114300" distL="114300" distR="114300">
            <wp:extent cx="2561273" cy="2956400"/>
            <wp:effectExtent b="0" l="0" r="0" t="0"/>
            <wp:docPr id="166" name="image21.png"/>
            <a:graphic>
              <a:graphicData uri="http://schemas.openxmlformats.org/drawingml/2006/picture">
                <pic:pic>
                  <pic:nvPicPr>
                    <pic:cNvPr id="0" name="image21.png"/>
                    <pic:cNvPicPr preferRelativeResize="0"/>
                  </pic:nvPicPr>
                  <pic:blipFill>
                    <a:blip r:embed="rId102"/>
                    <a:srcRect b="0" l="0" r="0" t="0"/>
                    <a:stretch>
                      <a:fillRect/>
                    </a:stretch>
                  </pic:blipFill>
                  <pic:spPr>
                    <a:xfrm>
                      <a:off x="0" y="0"/>
                      <a:ext cx="2561273" cy="29564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pStyle w:val="Heading5"/>
        <w:ind w:left="0" w:firstLine="0"/>
        <w:rPr/>
      </w:pPr>
      <w:bookmarkStart w:colFirst="0" w:colLast="0" w:name="_heading=h.ouzcicsct6ml" w:id="81"/>
      <w:bookmarkEnd w:id="81"/>
      <w:r w:rsidDel="00000000" w:rsidR="00000000" w:rsidRPr="00000000">
        <w:rPr>
          <w:rtl w:val="0"/>
        </w:rPr>
      </w:r>
    </w:p>
    <w:p w:rsidR="00000000" w:rsidDel="00000000" w:rsidP="00000000" w:rsidRDefault="00000000" w:rsidRPr="00000000" w14:paraId="000002CA">
      <w:pPr>
        <w:pStyle w:val="Heading5"/>
        <w:ind w:left="0" w:firstLine="0"/>
        <w:rPr/>
      </w:pPr>
      <w:bookmarkStart w:colFirst="0" w:colLast="0" w:name="_heading=h.9fs3fi6bd6g5" w:id="82"/>
      <w:bookmarkEnd w:id="82"/>
      <w:r w:rsidDel="00000000" w:rsidR="00000000" w:rsidRPr="00000000">
        <w:rPr>
          <w:rtl w:val="0"/>
        </w:rPr>
        <w:t xml:space="preserve">Otros indicadores</w:t>
      </w:r>
    </w:p>
    <w:p w:rsidR="00000000" w:rsidDel="00000000" w:rsidP="00000000" w:rsidRDefault="00000000" w:rsidRPr="00000000" w14:paraId="000002CB">
      <w:pPr>
        <w:rPr/>
      </w:pPr>
      <w:r w:rsidDel="00000000" w:rsidR="00000000" w:rsidRPr="00000000">
        <w:rPr>
          <w:rtl w:val="0"/>
        </w:rPr>
        <w:t xml:space="preserve">Otros indicadores útiles que se encuentran en el panel de control son:</w:t>
      </w:r>
    </w:p>
    <w:p w:rsidR="00000000" w:rsidDel="00000000" w:rsidP="00000000" w:rsidRDefault="00000000" w:rsidRPr="00000000" w14:paraId="000002CC">
      <w:pPr>
        <w:numPr>
          <w:ilvl w:val="0"/>
          <w:numId w:val="4"/>
        </w:numPr>
        <w:spacing w:after="0" w:afterAutospacing="0"/>
        <w:ind w:left="720" w:hanging="360"/>
        <w:rPr>
          <w:u w:val="none"/>
        </w:rPr>
      </w:pPr>
      <w:r w:rsidDel="00000000" w:rsidR="00000000" w:rsidRPr="00000000">
        <w:rPr>
          <w:rtl w:val="0"/>
        </w:rPr>
        <w:t xml:space="preserve">Cantidad de tareas completadas</w:t>
      </w:r>
    </w:p>
    <w:p w:rsidR="00000000" w:rsidDel="00000000" w:rsidP="00000000" w:rsidRDefault="00000000" w:rsidRPr="00000000" w14:paraId="000002CD">
      <w:pPr>
        <w:numPr>
          <w:ilvl w:val="0"/>
          <w:numId w:val="4"/>
        </w:numPr>
        <w:spacing w:after="0" w:afterAutospacing="0" w:before="0" w:beforeAutospacing="0"/>
        <w:ind w:left="720" w:hanging="360"/>
        <w:rPr>
          <w:u w:val="none"/>
        </w:rPr>
      </w:pPr>
      <w:r w:rsidDel="00000000" w:rsidR="00000000" w:rsidRPr="00000000">
        <w:rPr>
          <w:rtl w:val="0"/>
        </w:rPr>
        <w:t xml:space="preserve">Horas trabajadas en el proyecto</w:t>
      </w:r>
    </w:p>
    <w:p w:rsidR="00000000" w:rsidDel="00000000" w:rsidP="00000000" w:rsidRDefault="00000000" w:rsidRPr="00000000" w14:paraId="000002CE">
      <w:pPr>
        <w:numPr>
          <w:ilvl w:val="0"/>
          <w:numId w:val="4"/>
        </w:numPr>
        <w:spacing w:after="0" w:afterAutospacing="0" w:before="0" w:beforeAutospacing="0"/>
        <w:ind w:left="720" w:hanging="360"/>
        <w:rPr>
          <w:u w:val="none"/>
        </w:rPr>
      </w:pPr>
      <w:r w:rsidDel="00000000" w:rsidR="00000000" w:rsidRPr="00000000">
        <w:rPr>
          <w:rtl w:val="0"/>
        </w:rPr>
        <w:t xml:space="preserve">Eficiencia</w:t>
      </w:r>
    </w:p>
    <w:p w:rsidR="00000000" w:rsidDel="00000000" w:rsidP="00000000" w:rsidRDefault="00000000" w:rsidRPr="00000000" w14:paraId="000002CF">
      <w:pPr>
        <w:numPr>
          <w:ilvl w:val="0"/>
          <w:numId w:val="4"/>
        </w:numPr>
        <w:spacing w:before="0" w:beforeAutospacing="0"/>
        <w:ind w:left="720" w:hanging="360"/>
        <w:rPr>
          <w:u w:val="none"/>
        </w:rPr>
      </w:pPr>
      <w:r w:rsidDel="00000000" w:rsidR="00000000" w:rsidRPr="00000000">
        <w:rPr>
          <w:rtl w:val="0"/>
        </w:rPr>
        <w:t xml:space="preserve">Tareas que no están finalizadas en la iteración pasada</w:t>
      </w:r>
    </w:p>
    <w:p w:rsidR="00000000" w:rsidDel="00000000" w:rsidP="00000000" w:rsidRDefault="00000000" w:rsidRPr="00000000" w14:paraId="000002D0">
      <w:pPr>
        <w:ind w:left="0" w:firstLine="0"/>
        <w:rPr/>
      </w:pPr>
      <w:r w:rsidDel="00000000" w:rsidR="00000000" w:rsidRPr="00000000">
        <w:rPr/>
        <w:drawing>
          <wp:inline distB="114300" distT="114300" distL="114300" distR="114300">
            <wp:extent cx="4057650" cy="6477000"/>
            <wp:effectExtent b="0" l="0" r="0" t="0"/>
            <wp:docPr id="233" name="image78.png"/>
            <a:graphic>
              <a:graphicData uri="http://schemas.openxmlformats.org/drawingml/2006/picture">
                <pic:pic>
                  <pic:nvPicPr>
                    <pic:cNvPr id="0" name="image78.png"/>
                    <pic:cNvPicPr preferRelativeResize="0"/>
                  </pic:nvPicPr>
                  <pic:blipFill>
                    <a:blip r:embed="rId103"/>
                    <a:srcRect b="0" l="0" r="0" t="0"/>
                    <a:stretch>
                      <a:fillRect/>
                    </a:stretch>
                  </pic:blipFill>
                  <pic:spPr>
                    <a:xfrm>
                      <a:off x="0" y="0"/>
                      <a:ext cx="405765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pStyle w:val="Heading4"/>
        <w:ind w:left="0"/>
        <w:rPr/>
      </w:pPr>
      <w:bookmarkStart w:colFirst="0" w:colLast="0" w:name="_heading=h.ytmn1qm1m18m" w:id="83"/>
      <w:bookmarkEnd w:id="83"/>
      <w:r w:rsidDel="00000000" w:rsidR="00000000" w:rsidRPr="00000000">
        <w:rPr>
          <w:rtl w:val="0"/>
        </w:rPr>
        <w:t xml:space="preserve">Exportar información</w:t>
      </w:r>
    </w:p>
    <w:p w:rsidR="00000000" w:rsidDel="00000000" w:rsidP="00000000" w:rsidRDefault="00000000" w:rsidRPr="00000000" w14:paraId="000002D2">
      <w:pPr>
        <w:rPr/>
      </w:pPr>
      <w:r w:rsidDel="00000000" w:rsidR="00000000" w:rsidRPr="00000000">
        <w:rPr>
          <w:rtl w:val="0"/>
        </w:rPr>
        <w:t xml:space="preserve">Para exportar información, deberá hacer click en el botón exportar reporte (</w:t>
      </w:r>
      <w:r w:rsidDel="00000000" w:rsidR="00000000" w:rsidRPr="00000000">
        <w:rPr/>
        <w:drawing>
          <wp:inline distB="114300" distT="114300" distL="114300" distR="114300">
            <wp:extent cx="997515" cy="240365"/>
            <wp:effectExtent b="0" l="0" r="0" t="0"/>
            <wp:docPr id="225" name="image96.png"/>
            <a:graphic>
              <a:graphicData uri="http://schemas.openxmlformats.org/drawingml/2006/picture">
                <pic:pic>
                  <pic:nvPicPr>
                    <pic:cNvPr id="0" name="image96.png"/>
                    <pic:cNvPicPr preferRelativeResize="0"/>
                  </pic:nvPicPr>
                  <pic:blipFill>
                    <a:blip r:embed="rId104"/>
                    <a:srcRect b="0" l="0" r="0" t="0"/>
                    <a:stretch>
                      <a:fillRect/>
                    </a:stretch>
                  </pic:blipFill>
                  <pic:spPr>
                    <a:xfrm>
                      <a:off x="0" y="0"/>
                      <a:ext cx="997515" cy="240365"/>
                    </a:xfrm>
                    <a:prstGeom prst="rect"/>
                    <a:ln/>
                  </pic:spPr>
                </pic:pic>
              </a:graphicData>
            </a:graphic>
          </wp:inline>
        </w:drawing>
      </w:r>
      <w:r w:rsidDel="00000000" w:rsidR="00000000" w:rsidRPr="00000000">
        <w:rPr>
          <w:rtl w:val="0"/>
        </w:rPr>
        <w:t xml:space="preserve">). Este exportará un informe en formato PDF que contendrá todos los gráficos, información del proyecto, métricas y toda la información de los gráficos de forma textual. Este informe está condicionado al periodo, iteración y etapa seleccionada por el </w:t>
      </w:r>
      <w:hyperlink w:anchor="_heading=h.ybzjxocqve8g">
        <w:r w:rsidDel="00000000" w:rsidR="00000000" w:rsidRPr="00000000">
          <w:rPr>
            <w:color w:val="1155cc"/>
            <w:u w:val="single"/>
            <w:rtl w:val="0"/>
          </w:rPr>
          <w:t xml:space="preserve">filtro del panel de control</w:t>
        </w:r>
      </w:hyperlink>
      <w:r w:rsidDel="00000000" w:rsidR="00000000" w:rsidRPr="00000000">
        <w:rPr>
          <w:rtl w:val="0"/>
        </w:rPr>
        <w:t xml:space="preserve">, es decir, si desea un periodo en específico, deberá cambiarlo en el filtro.</w:t>
      </w:r>
    </w:p>
    <w:p w:rsidR="00000000" w:rsidDel="00000000" w:rsidP="00000000" w:rsidRDefault="00000000" w:rsidRPr="00000000" w14:paraId="000002D3">
      <w:pPr>
        <w:ind w:left="0" w:firstLine="0"/>
        <w:rPr/>
      </w:pPr>
      <w:r w:rsidDel="00000000" w:rsidR="00000000" w:rsidRPr="00000000">
        <w:rPr>
          <w:rtl w:val="0"/>
        </w:rPr>
      </w:r>
    </w:p>
    <w:p w:rsidR="00000000" w:rsidDel="00000000" w:rsidP="00000000" w:rsidRDefault="00000000" w:rsidRPr="00000000" w14:paraId="000002D4">
      <w:pPr>
        <w:pStyle w:val="Heading3"/>
        <w:ind w:left="0"/>
        <w:rPr/>
      </w:pPr>
      <w:bookmarkStart w:colFirst="0" w:colLast="0" w:name="_heading=h.44gfv2xjh0v" w:id="84"/>
      <w:bookmarkEnd w:id="84"/>
      <w:r w:rsidDel="00000000" w:rsidR="00000000" w:rsidRPr="00000000">
        <w:rPr>
          <w:rtl w:val="0"/>
        </w:rPr>
        <w:t xml:space="preserve">3.5.8 Módulo espacio de trabajo</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rPr/>
      </w:pPr>
      <w:bookmarkStart w:colFirst="0" w:colLast="0" w:name="_heading=h.45ti0bl2k3go" w:id="85"/>
      <w:bookmarkEnd w:id="85"/>
      <w:sdt>
        <w:sdtPr>
          <w:id w:val="1855985455"/>
          <w:tag w:val="goog_rdk_21"/>
        </w:sdtPr>
        <w:sdtContent>
          <w:commentRangeStart w:id="6"/>
        </w:sdtContent>
      </w:sdt>
      <w:r w:rsidDel="00000000" w:rsidR="00000000" w:rsidRPr="00000000">
        <w:rPr>
          <w:rtl w:val="0"/>
        </w:rPr>
        <w:t xml:space="preserve">Casos de uso comunes</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En este apartado se presentarán videos de los casos de usos comunes en un proyecto de software real.</w:t>
      </w:r>
    </w:p>
    <w:p w:rsidR="00000000" w:rsidDel="00000000" w:rsidP="00000000" w:rsidRDefault="00000000" w:rsidRPr="00000000" w14:paraId="000002D9">
      <w:pPr>
        <w:pStyle w:val="Heading2"/>
        <w:rPr/>
      </w:pPr>
      <w:bookmarkStart w:colFirst="0" w:colLast="0" w:name="_heading=h.u2t8hyfimr7k" w:id="86"/>
      <w:bookmarkEnd w:id="86"/>
      <w:r w:rsidDel="00000000" w:rsidR="00000000" w:rsidRPr="00000000">
        <w:rPr>
          <w:rtl w:val="0"/>
        </w:rPr>
        <w:t xml:space="preserve">Creación y configuración de proyecto</w:t>
      </w:r>
    </w:p>
    <w:p w:rsidR="00000000" w:rsidDel="00000000" w:rsidP="00000000" w:rsidRDefault="00000000" w:rsidRPr="00000000" w14:paraId="000002DA">
      <w:pPr>
        <w:pStyle w:val="Heading2"/>
        <w:rPr/>
      </w:pPr>
      <w:bookmarkStart w:colFirst="0" w:colLast="0" w:name="_heading=h.purmqvkjqlz7" w:id="87"/>
      <w:bookmarkEnd w:id="87"/>
      <w:r w:rsidDel="00000000" w:rsidR="00000000" w:rsidRPr="00000000">
        <w:rPr>
          <w:rtl w:val="0"/>
        </w:rPr>
        <w:t xml:space="preserve">Asignación de roles</w:t>
      </w:r>
    </w:p>
    <w:p w:rsidR="00000000" w:rsidDel="00000000" w:rsidP="00000000" w:rsidRDefault="00000000" w:rsidRPr="00000000" w14:paraId="000002DB">
      <w:pPr>
        <w:pStyle w:val="Heading2"/>
        <w:rPr/>
      </w:pPr>
      <w:bookmarkStart w:colFirst="0" w:colLast="0" w:name="_heading=h.tqr5upuk01po" w:id="88"/>
      <w:bookmarkEnd w:id="88"/>
      <w:r w:rsidDel="00000000" w:rsidR="00000000" w:rsidRPr="00000000">
        <w:rPr>
          <w:rtl w:val="0"/>
        </w:rPr>
        <w:t xml:space="preserve">Creación de etapas, iteraciones y tareas.</w:t>
      </w:r>
    </w:p>
    <w:p w:rsidR="00000000" w:rsidDel="00000000" w:rsidP="00000000" w:rsidRDefault="00000000" w:rsidRPr="00000000" w14:paraId="000002DC">
      <w:pPr>
        <w:pStyle w:val="Heading2"/>
        <w:rPr/>
      </w:pPr>
      <w:bookmarkStart w:colFirst="0" w:colLast="0" w:name="_heading=h.vkwfobqft86" w:id="89"/>
      <w:bookmarkEnd w:id="89"/>
      <w:r w:rsidDel="00000000" w:rsidR="00000000" w:rsidRPr="00000000">
        <w:rPr>
          <w:rtl w:val="0"/>
        </w:rPr>
        <w:t xml:space="preserve">Panel de control y descarga de informes.</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pStyle w:val="Heading1"/>
        <w:rPr/>
      </w:pPr>
      <w:bookmarkStart w:colFirst="0" w:colLast="0" w:name="_heading=h.1wqhhbjojmep" w:id="90"/>
      <w:bookmarkEnd w:id="90"/>
      <w:r w:rsidDel="00000000" w:rsidR="00000000" w:rsidRPr="00000000">
        <w:rPr>
          <w:rtl w:val="0"/>
        </w:rPr>
        <w:t xml:space="preserve">Preguntas frecuentes (FAQ)</w:t>
      </w:r>
    </w:p>
    <w:p w:rsidR="00000000" w:rsidDel="00000000" w:rsidP="00000000" w:rsidRDefault="00000000" w:rsidRPr="00000000" w14:paraId="000002E0">
      <w:pPr>
        <w:rPr/>
      </w:pPr>
      <w:r w:rsidDel="00000000" w:rsidR="00000000" w:rsidRPr="00000000">
        <w:rPr>
          <w:rtl w:val="0"/>
        </w:rPr>
        <w:t xml:space="preserve">Este apartado está diseñado para resolver algunas de las preguntas frecuentes que podrían surgir en el uso del sistema.</w:t>
      </w:r>
    </w:p>
    <w:p w:rsidR="00000000" w:rsidDel="00000000" w:rsidP="00000000" w:rsidRDefault="00000000" w:rsidRPr="00000000" w14:paraId="000002E1">
      <w:pPr>
        <w:pStyle w:val="Heading2"/>
        <w:rPr/>
      </w:pPr>
      <w:bookmarkStart w:colFirst="0" w:colLast="0" w:name="_heading=h.ehh9of1ez4l9" w:id="91"/>
      <w:bookmarkEnd w:id="91"/>
      <w:r w:rsidDel="00000000" w:rsidR="00000000" w:rsidRPr="00000000">
        <w:rPr>
          <w:rtl w:val="0"/>
        </w:rPr>
        <w:t xml:space="preserve">Tareas</w:t>
      </w:r>
    </w:p>
    <w:p w:rsidR="00000000" w:rsidDel="00000000" w:rsidP="00000000" w:rsidRDefault="00000000" w:rsidRPr="00000000" w14:paraId="000002E2">
      <w:pPr>
        <w:rPr>
          <w:b w:val="1"/>
          <w:bCs w:val="1"/>
        </w:rPr>
      </w:pPr>
      <w:r w:rsidDel="00000000" w:rsidR="00000000" w:rsidRPr="00000000">
        <w:rPr>
          <w:b w:val="1"/>
          <w:bCs w:val="1"/>
          <w:rtl w:val="0"/>
        </w:rPr>
        <w:t xml:space="preserve">P: ¿Puedo crear una tarea antes del inicio o fin de una iteración?</w:t>
      </w:r>
    </w:p>
    <w:p w:rsidR="00000000" w:rsidDel="00000000" w:rsidP="00000000" w:rsidRDefault="00000000" w:rsidRPr="00000000" w14:paraId="000002E3">
      <w:pPr>
        <w:rPr/>
      </w:pPr>
      <w:r w:rsidDel="00000000" w:rsidR="00000000" w:rsidRPr="00000000">
        <w:rPr>
          <w:rtl w:val="0"/>
        </w:rPr>
        <w:t xml:space="preserve">R: No, la creación de las tareas está limitada al periodo de duración de la iteración, por lo que no podrás crear una tarea fuera de esos límites. </w:t>
      </w:r>
    </w:p>
    <w:p w:rsidR="00000000" w:rsidDel="00000000" w:rsidP="00000000" w:rsidRDefault="00000000" w:rsidRPr="00000000" w14:paraId="000002E4">
      <w:pPr>
        <w:rPr>
          <w:b w:val="1"/>
          <w:bCs w:val="1"/>
        </w:rPr>
      </w:pPr>
      <w:r w:rsidDel="00000000" w:rsidR="00000000" w:rsidRPr="00000000">
        <w:rPr>
          <w:b w:val="1"/>
          <w:bCs w:val="1"/>
          <w:rtl w:val="0"/>
        </w:rPr>
        <w:t xml:space="preserve">P: ¿Puedo asignar más de un responsable a las tareas?</w:t>
      </w:r>
    </w:p>
    <w:p w:rsidR="00000000" w:rsidDel="00000000" w:rsidP="00000000" w:rsidRDefault="00000000" w:rsidRPr="00000000" w14:paraId="000002E5">
      <w:pPr>
        <w:rPr/>
      </w:pPr>
      <w:r w:rsidDel="00000000" w:rsidR="00000000" w:rsidRPr="00000000">
        <w:rPr>
          <w:rtl w:val="0"/>
        </w:rPr>
        <w:t xml:space="preserve">R: No, no es posible asignar más de un responsable a una tarea. Para ello, deberías crear otra tarea como variante y agregar el responsable. </w:t>
      </w:r>
    </w:p>
    <w:p w:rsidR="00000000" w:rsidDel="00000000" w:rsidP="00000000" w:rsidRDefault="00000000" w:rsidRPr="00000000" w14:paraId="000002E6">
      <w:pPr>
        <w:rPr>
          <w:b w:val="1"/>
          <w:bCs w:val="1"/>
        </w:rPr>
      </w:pPr>
      <w:r w:rsidDel="00000000" w:rsidR="00000000" w:rsidRPr="00000000">
        <w:rPr>
          <w:b w:val="1"/>
          <w:bCs w:val="1"/>
          <w:rtl w:val="0"/>
        </w:rPr>
        <w:t xml:space="preserve">P: ¿Puedo crear una tarea para una iteración pasada? </w:t>
      </w:r>
    </w:p>
    <w:p w:rsidR="00000000" w:rsidDel="00000000" w:rsidP="00000000" w:rsidRDefault="00000000" w:rsidRPr="00000000" w14:paraId="000002E7">
      <w:pPr>
        <w:rPr/>
      </w:pPr>
      <w:r w:rsidDel="00000000" w:rsidR="00000000" w:rsidRPr="00000000">
        <w:rPr>
          <w:rtl w:val="0"/>
        </w:rPr>
        <w:t xml:space="preserve">R: No, no es posible crear una tarea para una iteración ya pasada. Al momento de crear una nueva tarea, esta se liga automáticamente a la iteración actual. </w:t>
      </w:r>
    </w:p>
    <w:p w:rsidR="00000000" w:rsidDel="00000000" w:rsidP="00000000" w:rsidRDefault="00000000" w:rsidRPr="00000000" w14:paraId="000002E8">
      <w:pPr>
        <w:pStyle w:val="Heading2"/>
        <w:rPr/>
      </w:pPr>
      <w:bookmarkStart w:colFirst="0" w:colLast="0" w:name="_heading=h.3roc5nz1e7mj" w:id="92"/>
      <w:bookmarkEnd w:id="92"/>
      <w:r w:rsidDel="00000000" w:rsidR="00000000" w:rsidRPr="00000000">
        <w:rPr>
          <w:rtl w:val="0"/>
        </w:rPr>
        <w:t xml:space="preserve">Miembros</w:t>
      </w:r>
    </w:p>
    <w:p w:rsidR="00000000" w:rsidDel="00000000" w:rsidP="00000000" w:rsidRDefault="00000000" w:rsidRPr="00000000" w14:paraId="000002E9">
      <w:pPr>
        <w:rPr>
          <w:b w:val="1"/>
          <w:bCs w:val="1"/>
        </w:rPr>
      </w:pPr>
      <w:r w:rsidDel="00000000" w:rsidR="00000000" w:rsidRPr="00000000">
        <w:rPr>
          <w:b w:val="1"/>
          <w:bCs w:val="1"/>
          <w:rtl w:val="0"/>
        </w:rPr>
        <w:t xml:space="preserve">P: ¿Existe un límite de miembros para un proyecto?</w:t>
      </w:r>
    </w:p>
    <w:p w:rsidR="00000000" w:rsidDel="00000000" w:rsidP="00000000" w:rsidRDefault="00000000" w:rsidRPr="00000000" w14:paraId="000002EA">
      <w:pPr>
        <w:rPr/>
      </w:pPr>
      <w:r w:rsidDel="00000000" w:rsidR="00000000" w:rsidRPr="00000000">
        <w:rPr>
          <w:rtl w:val="0"/>
        </w:rPr>
        <w:t xml:space="preserve">R: No, no existe un límite de miembros para un proyecto. </w:t>
      </w:r>
    </w:p>
    <w:p w:rsidR="00000000" w:rsidDel="00000000" w:rsidP="00000000" w:rsidRDefault="00000000" w:rsidRPr="00000000" w14:paraId="000002EB">
      <w:pPr>
        <w:rPr>
          <w:b w:val="1"/>
          <w:bCs w:val="1"/>
        </w:rPr>
      </w:pPr>
      <w:r w:rsidDel="00000000" w:rsidR="00000000" w:rsidRPr="00000000">
        <w:rPr>
          <w:b w:val="1"/>
          <w:bCs w:val="1"/>
          <w:rtl w:val="0"/>
        </w:rPr>
        <w:t xml:space="preserve">P: ¿Los roles otorgan permisos extras en el proyecto?</w:t>
      </w:r>
    </w:p>
    <w:p w:rsidR="00000000" w:rsidDel="00000000" w:rsidP="00000000" w:rsidRDefault="00000000" w:rsidRPr="00000000" w14:paraId="000002EC">
      <w:pPr>
        <w:rPr/>
      </w:pPr>
      <w:r w:rsidDel="00000000" w:rsidR="00000000" w:rsidRPr="00000000">
        <w:rPr>
          <w:rtl w:val="0"/>
        </w:rPr>
        <w:t xml:space="preserve">R: No, el único rol con permisos diferentes es el rol “Líder”.</w:t>
      </w:r>
    </w:p>
    <w:p w:rsidR="00000000" w:rsidDel="00000000" w:rsidP="00000000" w:rsidRDefault="00000000" w:rsidRPr="00000000" w14:paraId="000002ED">
      <w:pPr>
        <w:rPr>
          <w:b w:val="1"/>
          <w:bCs w:val="1"/>
        </w:rPr>
      </w:pPr>
      <w:r w:rsidDel="00000000" w:rsidR="00000000" w:rsidRPr="00000000">
        <w:rPr>
          <w:b w:val="1"/>
          <w:bCs w:val="1"/>
          <w:rtl w:val="0"/>
        </w:rPr>
        <w:t xml:space="preserve">P: ¿El proyecto puede tener más de un líder? </w:t>
      </w:r>
    </w:p>
    <w:p w:rsidR="00000000" w:rsidDel="00000000" w:rsidP="00000000" w:rsidRDefault="00000000" w:rsidRPr="00000000" w14:paraId="000002EE">
      <w:pPr>
        <w:rPr/>
      </w:pPr>
      <w:r w:rsidDel="00000000" w:rsidR="00000000" w:rsidRPr="00000000">
        <w:rPr>
          <w:rtl w:val="0"/>
        </w:rPr>
        <w:t xml:space="preserve">R: Es posible tener más de un líder, para ello el líder del proyecto debe asignar el rol “Líder” a otro miembro.</w:t>
      </w:r>
    </w:p>
    <w:p w:rsidR="00000000" w:rsidDel="00000000" w:rsidP="00000000" w:rsidRDefault="00000000" w:rsidRPr="00000000" w14:paraId="000002EF">
      <w:pPr>
        <w:pStyle w:val="Heading2"/>
        <w:rPr/>
      </w:pPr>
      <w:bookmarkStart w:colFirst="0" w:colLast="0" w:name="_heading=h.7qrv6g77l92" w:id="93"/>
      <w:bookmarkEnd w:id="93"/>
      <w:r w:rsidDel="00000000" w:rsidR="00000000" w:rsidRPr="00000000">
        <w:rPr>
          <w:rtl w:val="0"/>
        </w:rPr>
        <w:t xml:space="preserve">Proyectos</w:t>
      </w:r>
    </w:p>
    <w:p w:rsidR="00000000" w:rsidDel="00000000" w:rsidP="00000000" w:rsidRDefault="00000000" w:rsidRPr="00000000" w14:paraId="000002F0">
      <w:pPr>
        <w:rPr>
          <w:b w:val="1"/>
          <w:bCs w:val="1"/>
        </w:rPr>
      </w:pPr>
      <w:r w:rsidDel="00000000" w:rsidR="00000000" w:rsidRPr="00000000">
        <w:rPr>
          <w:b w:val="1"/>
          <w:bCs w:val="1"/>
          <w:rtl w:val="0"/>
        </w:rPr>
        <w:t xml:space="preserve">P: ¿Puedo estar en más de un proyecto?</w:t>
      </w:r>
    </w:p>
    <w:p w:rsidR="00000000" w:rsidDel="00000000" w:rsidP="00000000" w:rsidRDefault="00000000" w:rsidRPr="00000000" w14:paraId="000002F1">
      <w:pPr>
        <w:rPr/>
      </w:pPr>
      <w:r w:rsidDel="00000000" w:rsidR="00000000" w:rsidRPr="00000000">
        <w:rPr>
          <w:rtl w:val="0"/>
        </w:rPr>
        <w:t xml:space="preserve">R: Sí, puedes pertenecer a más de un proyecto.</w:t>
      </w:r>
    </w:p>
    <w:p w:rsidR="00000000" w:rsidDel="00000000" w:rsidP="00000000" w:rsidRDefault="00000000" w:rsidRPr="00000000" w14:paraId="000002F2">
      <w:pPr>
        <w:rPr>
          <w:b w:val="1"/>
          <w:bCs w:val="1"/>
        </w:rPr>
      </w:pPr>
      <w:r w:rsidDel="00000000" w:rsidR="00000000" w:rsidRPr="00000000">
        <w:rPr>
          <w:b w:val="1"/>
          <w:bCs w:val="1"/>
          <w:rtl w:val="0"/>
        </w:rPr>
        <w:t xml:space="preserve">P: ¿Puedo eliminar un proyecto?</w:t>
      </w:r>
    </w:p>
    <w:p w:rsidR="00000000" w:rsidDel="00000000" w:rsidP="00000000" w:rsidRDefault="00000000" w:rsidRPr="00000000" w14:paraId="000002F3">
      <w:pPr>
        <w:rPr/>
      </w:pPr>
      <w:r w:rsidDel="00000000" w:rsidR="00000000" w:rsidRPr="00000000">
        <w:rPr>
          <w:rtl w:val="0"/>
        </w:rPr>
        <w:t xml:space="preserve">R: No, no es posible eliminar un proyecto de forma manual en el sistema. </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pStyle w:val="Heading2"/>
        <w:rPr/>
      </w:pPr>
      <w:bookmarkStart w:colFirst="0" w:colLast="0" w:name="_heading=h.8hcif1spyg49" w:id="94"/>
      <w:bookmarkEnd w:id="94"/>
      <w:r w:rsidDel="00000000" w:rsidR="00000000" w:rsidRPr="00000000">
        <w:rPr>
          <w:rtl w:val="0"/>
        </w:rPr>
        <w:t xml:space="preserve">Reportes y métricas</w:t>
      </w:r>
    </w:p>
    <w:p w:rsidR="00000000" w:rsidDel="00000000" w:rsidP="00000000" w:rsidRDefault="00000000" w:rsidRPr="00000000" w14:paraId="000002F6">
      <w:pPr>
        <w:rPr>
          <w:b w:val="1"/>
          <w:bCs w:val="1"/>
        </w:rPr>
      </w:pPr>
      <w:r w:rsidDel="00000000" w:rsidR="00000000" w:rsidRPr="00000000">
        <w:rPr>
          <w:b w:val="1"/>
          <w:bCs w:val="1"/>
          <w:rtl w:val="0"/>
        </w:rPr>
        <w:t xml:space="preserve">P: ¿Cada cuánto se actualizan las métricas disponibles? </w:t>
      </w:r>
    </w:p>
    <w:p w:rsidR="00000000" w:rsidDel="00000000" w:rsidP="00000000" w:rsidRDefault="00000000" w:rsidRPr="00000000" w14:paraId="000002F7">
      <w:pPr>
        <w:rPr/>
      </w:pPr>
      <w:r w:rsidDel="00000000" w:rsidR="00000000" w:rsidRPr="00000000">
        <w:rPr>
          <w:rtl w:val="0"/>
        </w:rPr>
        <w:t xml:space="preserve">R: Las métricas se actualizan en tiempo real, para poder tomar acciones lo más rápido posible.</w:t>
      </w:r>
    </w:p>
    <w:p w:rsidR="00000000" w:rsidDel="00000000" w:rsidP="00000000" w:rsidRDefault="00000000" w:rsidRPr="00000000" w14:paraId="000002F8">
      <w:pPr>
        <w:rPr>
          <w:b w:val="1"/>
          <w:bCs w:val="1"/>
        </w:rPr>
      </w:pPr>
      <w:r w:rsidDel="00000000" w:rsidR="00000000" w:rsidRPr="00000000">
        <w:rPr>
          <w:b w:val="1"/>
          <w:bCs w:val="1"/>
          <w:rtl w:val="0"/>
        </w:rPr>
        <w:t xml:space="preserve">P: ¿En qué formatos puedo descargar el reporte?</w:t>
      </w:r>
    </w:p>
    <w:p w:rsidR="00000000" w:rsidDel="00000000" w:rsidP="00000000" w:rsidRDefault="00000000" w:rsidRPr="00000000" w14:paraId="000002F9">
      <w:pPr>
        <w:rPr/>
      </w:pPr>
      <w:r w:rsidDel="00000000" w:rsidR="00000000" w:rsidRPr="00000000">
        <w:rPr>
          <w:rtl w:val="0"/>
        </w:rPr>
        <w:t xml:space="preserve">R: Actualmente, el único formato disponible es PDF. </w:t>
      </w:r>
    </w:p>
    <w:p w:rsidR="00000000" w:rsidDel="00000000" w:rsidP="00000000" w:rsidRDefault="00000000" w:rsidRPr="00000000" w14:paraId="000002FA">
      <w:pPr>
        <w:rPr>
          <w:b w:val="1"/>
          <w:bCs w:val="1"/>
        </w:rPr>
      </w:pPr>
      <w:r w:rsidDel="00000000" w:rsidR="00000000" w:rsidRPr="00000000">
        <w:rPr>
          <w:b w:val="1"/>
          <w:bCs w:val="1"/>
          <w:rtl w:val="0"/>
        </w:rPr>
        <w:t xml:space="preserve">P: ¿Puedo personalizar los gráficos disponibles? </w:t>
      </w:r>
    </w:p>
    <w:p w:rsidR="00000000" w:rsidDel="00000000" w:rsidP="00000000" w:rsidRDefault="00000000" w:rsidRPr="00000000" w14:paraId="000002FB">
      <w:pPr>
        <w:rPr/>
      </w:pPr>
      <w:r w:rsidDel="00000000" w:rsidR="00000000" w:rsidRPr="00000000">
        <w:rPr>
          <w:rtl w:val="0"/>
        </w:rPr>
        <w:t xml:space="preserve">R: Los gráficos están predefinidos, pero puedes cambiar la información que hay en ellos ajustando los filtros.</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pStyle w:val="Heading2"/>
        <w:rPr/>
      </w:pPr>
      <w:bookmarkStart w:colFirst="0" w:colLast="0" w:name="_heading=h.8l9wy3b88k2m" w:id="95"/>
      <w:bookmarkEnd w:id="95"/>
      <w:r w:rsidDel="00000000" w:rsidR="00000000" w:rsidRPr="00000000">
        <w:rPr>
          <w:rtl w:val="0"/>
        </w:rPr>
        <w:t xml:space="preserve">Espacio de trabajo</w:t>
      </w:r>
    </w:p>
    <w:p w:rsidR="00000000" w:rsidDel="00000000" w:rsidP="00000000" w:rsidRDefault="00000000" w:rsidRPr="00000000" w14:paraId="000002FE">
      <w:pPr>
        <w:rPr/>
      </w:pPr>
      <w:r w:rsidDel="00000000" w:rsidR="00000000" w:rsidRPr="00000000">
        <w:rPr>
          <w:rtl w:val="0"/>
        </w:rPr>
        <w:t xml:space="preserve">P: ¿El cronómetro sigue funcionando si cambio de pestaña? </w:t>
      </w:r>
    </w:p>
    <w:p w:rsidR="00000000" w:rsidDel="00000000" w:rsidP="00000000" w:rsidRDefault="00000000" w:rsidRPr="00000000" w14:paraId="000002FF">
      <w:pPr>
        <w:ind w:left="0" w:firstLine="0"/>
        <w:rPr/>
      </w:pPr>
      <w:r w:rsidDel="00000000" w:rsidR="00000000" w:rsidRPr="00000000">
        <w:rPr>
          <w:rtl w:val="0"/>
        </w:rPr>
        <w:t xml:space="preserve">P: ¿El cronómetro se detiene si cierro la página de manera abrupta?</w:t>
      </w:r>
    </w:p>
    <w:p w:rsidR="00000000" w:rsidDel="00000000" w:rsidP="00000000" w:rsidRDefault="00000000" w:rsidRPr="00000000" w14:paraId="00000300">
      <w:pPr>
        <w:ind w:left="0" w:firstLine="0"/>
        <w:rPr/>
      </w:pPr>
      <w:r w:rsidDel="00000000" w:rsidR="00000000" w:rsidRPr="00000000">
        <w:rPr>
          <w:rtl w:val="0"/>
        </w:rPr>
        <w:t xml:space="preserve">P: ¿Puedo modificar el tiempo registrado en una tarea?</w:t>
      </w:r>
    </w:p>
    <w:p w:rsidR="00000000" w:rsidDel="00000000" w:rsidP="00000000" w:rsidRDefault="00000000" w:rsidRPr="00000000" w14:paraId="00000301">
      <w:pPr>
        <w:ind w:left="0" w:firstLine="0"/>
        <w:rPr/>
      </w:pPr>
      <w:r w:rsidDel="00000000" w:rsidR="00000000" w:rsidRPr="00000000">
        <w:rPr>
          <w:rtl w:val="0"/>
        </w:rPr>
      </w:r>
    </w:p>
    <w:p w:rsidR="00000000" w:rsidDel="00000000" w:rsidP="00000000" w:rsidRDefault="00000000" w:rsidRPr="00000000" w14:paraId="00000302">
      <w:pPr>
        <w:pStyle w:val="Heading2"/>
        <w:rPr/>
      </w:pPr>
      <w:bookmarkStart w:colFirst="0" w:colLast="0" w:name="_heading=h.idb253by7zd9" w:id="96"/>
      <w:bookmarkEnd w:id="96"/>
      <w:r w:rsidDel="00000000" w:rsidR="00000000" w:rsidRPr="00000000">
        <w:rPr>
          <w:rtl w:val="0"/>
        </w:rPr>
        <w:t xml:space="preserve">Sistema</w:t>
      </w:r>
    </w:p>
    <w:p w:rsidR="00000000" w:rsidDel="00000000" w:rsidP="00000000" w:rsidRDefault="00000000" w:rsidRPr="00000000" w14:paraId="00000303">
      <w:pPr>
        <w:rPr>
          <w:b w:val="1"/>
          <w:bCs w:val="1"/>
        </w:rPr>
      </w:pPr>
      <w:r w:rsidDel="00000000" w:rsidR="00000000" w:rsidRPr="00000000">
        <w:rPr>
          <w:b w:val="1"/>
          <w:bCs w:val="1"/>
          <w:rtl w:val="0"/>
        </w:rPr>
        <w:t xml:space="preserve">P: No veo los cambios realizados</w:t>
      </w:r>
    </w:p>
    <w:p w:rsidR="00000000" w:rsidDel="00000000" w:rsidP="00000000" w:rsidRDefault="00000000" w:rsidRPr="00000000" w14:paraId="00000304">
      <w:pPr>
        <w:rPr/>
      </w:pPr>
      <w:r w:rsidDel="00000000" w:rsidR="00000000" w:rsidRPr="00000000">
        <w:rPr>
          <w:rtl w:val="0"/>
        </w:rPr>
        <w:t xml:space="preserve">R: Es recomendable actualizar la página luego de hacer cambios. </w:t>
      </w:r>
    </w:p>
    <w:p w:rsidR="00000000" w:rsidDel="00000000" w:rsidP="00000000" w:rsidRDefault="00000000" w:rsidRPr="00000000" w14:paraId="00000305">
      <w:pPr>
        <w:rPr>
          <w:b w:val="1"/>
          <w:bCs w:val="1"/>
        </w:rPr>
      </w:pPr>
      <w:r w:rsidDel="00000000" w:rsidR="00000000" w:rsidRPr="00000000">
        <w:rPr>
          <w:b w:val="1"/>
          <w:bCs w:val="1"/>
          <w:rtl w:val="0"/>
        </w:rPr>
        <w:t xml:space="preserve">P: No veo ciertos botones</w:t>
      </w:r>
    </w:p>
    <w:p w:rsidR="00000000" w:rsidDel="00000000" w:rsidP="00000000" w:rsidRDefault="00000000" w:rsidRPr="00000000" w14:paraId="00000306">
      <w:pPr>
        <w:rPr/>
      </w:pPr>
      <w:r w:rsidDel="00000000" w:rsidR="00000000" w:rsidRPr="00000000">
        <w:rPr>
          <w:rtl w:val="0"/>
        </w:rPr>
        <w:t xml:space="preserve">R: Esto puede deberse a falta de permisos. Debe verificar que su usuario cuente con las funciones a la que quiere acceder.</w:t>
      </w:r>
    </w:p>
    <w:p w:rsidR="00000000" w:rsidDel="00000000" w:rsidP="00000000" w:rsidRDefault="00000000" w:rsidRPr="00000000" w14:paraId="00000307">
      <w:pPr>
        <w:rPr>
          <w:b w:val="1"/>
          <w:bCs w:val="1"/>
        </w:rPr>
      </w:pPr>
      <w:r w:rsidDel="00000000" w:rsidR="00000000" w:rsidRPr="00000000">
        <w:rPr>
          <w:b w:val="1"/>
          <w:bCs w:val="1"/>
          <w:rtl w:val="0"/>
        </w:rPr>
        <w:t xml:space="preserve">P: No puedo iniciar sesión</w:t>
      </w:r>
    </w:p>
    <w:p w:rsidR="00000000" w:rsidDel="00000000" w:rsidP="00000000" w:rsidRDefault="00000000" w:rsidRPr="00000000" w14:paraId="00000308">
      <w:pPr>
        <w:rPr/>
      </w:pPr>
      <w:r w:rsidDel="00000000" w:rsidR="00000000" w:rsidRPr="00000000">
        <w:rPr>
          <w:rtl w:val="0"/>
        </w:rPr>
        <w:t xml:space="preserve">R: Esto puede deberse a su conexión a internet. Verifique y si el problema persiste contacte al administrador de servidor. </w:t>
      </w:r>
      <w:r w:rsidDel="00000000" w:rsidR="00000000" w:rsidRPr="00000000">
        <w:rPr>
          <w:rtl w:val="0"/>
        </w:rPr>
      </w:r>
    </w:p>
    <w:sectPr>
      <w:headerReference r:id="rId105" w:type="default"/>
      <w:footerReference r:id="rId106" w:type="default"/>
      <w:pgSz w:h="16838" w:w="11906" w:orient="portrait"/>
      <w:pgMar w:bottom="1417" w:top="1535" w:left="1701" w:right="1701" w:header="567" w:footer="283.46456692913387"/>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le Escalante" w:id="2" w:date="2026-01-25T23:31:10Z">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funciona en kairos lptm</w:t>
      </w:r>
    </w:p>
  </w:comment>
  <w:comment w:author="Guille Escalante" w:id="6" w:date="2026-01-27T02:44:58Z">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 irian los videos?</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Tipo como entrar a la planificacion de un proyecto, como crear una tarea, etc?</w:t>
      </w:r>
    </w:p>
  </w:comment>
  <w:comment w:author="Guille Escalante" w:id="0" w:date="2026-01-25T04:39:40Z">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ACA?</w:t>
      </w:r>
    </w:p>
  </w:comment>
  <w:comment w:author="Guille Escalante" w:id="3" w:date="2026-01-25T23:30:56Z">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funciona en kairos lptm</w:t>
      </w:r>
    </w:p>
  </w:comment>
  <w:comment w:author="Guille Escalante" w:id="4" w:date="2026-01-25T23:32:07Z">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mi hay q sacar eso de kairos no sirve pa nada</w:t>
      </w:r>
    </w:p>
  </w:comment>
  <w:comment w:author="Guille Escalante" w:id="1" w:date="2026-01-25T23:31:21Z">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funciona en kairos lptm</w:t>
      </w:r>
    </w:p>
  </w:comment>
  <w:comment w:author="Guille Escalante" w:id="5" w:date="2026-01-26T03:53:41Z">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Falta los CU del gonza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F" w15:done="0"/>
  <w15:commentEx w15:paraId="00000311" w15:done="0"/>
  <w15:commentEx w15:paraId="00000312" w15:done="0"/>
  <w15:commentEx w15:paraId="00000313" w15:done="0"/>
  <w15:commentEx w15:paraId="00000314" w15:done="0"/>
  <w15:commentEx w15:paraId="00000315" w15:done="0"/>
  <w15:commentEx w15:paraId="0000031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D">
    <w:pPr>
      <w:tabs>
        <w:tab w:val="center" w:leader="none" w:pos="4252"/>
      </w:tabs>
      <w:ind w:left="0" w:firstLine="0"/>
      <w:rPr/>
    </w:pPr>
    <w:r w:rsidDel="00000000" w:rsidR="00000000" w:rsidRPr="00000000">
      <w:rPr>
        <w:rtl w:val="0"/>
      </w:rPr>
      <w:t xml:space="preserve">NexTech</w:t>
      <w:tab/>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-1076790</wp:posOffset>
              </wp:positionH>
              <wp:positionV relativeFrom="paragraph">
                <wp:posOffset>104588</wp:posOffset>
              </wp:positionV>
              <wp:extent cx="7549515" cy="815340"/>
              <wp:effectExtent b="0" l="0" r="0" t="0"/>
              <wp:wrapNone/>
              <wp:docPr id="144" name=""/>
              <a:graphic>
                <a:graphicData uri="http://schemas.microsoft.com/office/word/2010/wordprocessingGroup">
                  <wpg:wgp>
                    <wpg:cNvGrpSpPr/>
                    <wpg:grpSpPr>
                      <a:xfrm>
                        <a:off x="1571225" y="3372325"/>
                        <a:ext cx="7549515" cy="815340"/>
                        <a:chOff x="1571225" y="3372325"/>
                        <a:chExt cx="7549550" cy="815350"/>
                      </a:xfrm>
                    </wpg:grpSpPr>
                    <wpg:grpSp>
                      <wpg:cNvGrpSpPr/>
                      <wpg:grpSpPr>
                        <a:xfrm>
                          <a:off x="1571243" y="3372330"/>
                          <a:ext cx="7549515" cy="815340"/>
                          <a:chOff x="1571225" y="3372325"/>
                          <a:chExt cx="7549550" cy="815350"/>
                        </a:xfrm>
                      </wpg:grpSpPr>
                      <wps:wsp>
                        <wps:cNvSpPr/>
                        <wps:cNvPr id="5" name="Shape 5"/>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325"/>
                            <a:chExt cx="7549550" cy="815350"/>
                          </a:xfrm>
                        </wpg:grpSpPr>
                        <wps:wsp>
                          <wps:cNvSpPr/>
                          <wps:cNvPr id="28" name="Shape 28"/>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325"/>
                              <a:chExt cx="7549550" cy="815350"/>
                            </a:xfrm>
                          </wpg:grpSpPr>
                          <wps:wsp>
                            <wps:cNvSpPr/>
                            <wps:cNvPr id="30" name="Shape 30"/>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325"/>
                                <a:chExt cx="7549550" cy="815350"/>
                              </a:xfrm>
                            </wpg:grpSpPr>
                            <wps:wsp>
                              <wps:cNvSpPr/>
                              <wps:cNvPr id="32" name="Shape 32"/>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275"/>
                                  <a:chExt cx="7549550" cy="815400"/>
                                </a:xfrm>
                              </wpg:grpSpPr>
                              <wps:wsp>
                                <wps:cNvSpPr/>
                                <wps:cNvPr id="34" name="Shape 34"/>
                                <wps:spPr>
                                  <a:xfrm>
                                    <a:off x="1571225" y="3372275"/>
                                    <a:ext cx="7549550" cy="8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65975"/>
                                    <a:chExt cx="7549525" cy="821700"/>
                                  </a:xfrm>
                                </wpg:grpSpPr>
                                <wps:wsp>
                                  <wps:cNvSpPr/>
                                  <wps:cNvPr id="36" name="Shape 36"/>
                                  <wps:spPr>
                                    <a:xfrm>
                                      <a:off x="1571225" y="3365975"/>
                                      <a:ext cx="7549525" cy="82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00" cy="815340"/>
                                      <a:chOff x="0" y="0"/>
                                      <a:chExt cx="7549500" cy="815340"/>
                                    </a:xfrm>
                                  </wpg:grpSpPr>
                                  <wps:wsp>
                                    <wps:cNvSpPr/>
                                    <wps:cNvPr id="38" name="Shape 38"/>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40" name="Shape 40"/>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column">
                <wp:posOffset>-1076790</wp:posOffset>
              </wp:positionH>
              <wp:positionV relativeFrom="paragraph">
                <wp:posOffset>104588</wp:posOffset>
              </wp:positionV>
              <wp:extent cx="7549515" cy="815340"/>
              <wp:effectExtent b="0" l="0" r="0" t="0"/>
              <wp:wrapNone/>
              <wp:docPr id="144" name="image102.png"/>
              <a:graphic>
                <a:graphicData uri="http://schemas.openxmlformats.org/drawingml/2006/picture">
                  <pic:pic>
                    <pic:nvPicPr>
                      <pic:cNvPr id="0" name="image102.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-630554</wp:posOffset>
              </wp:positionH>
              <wp:positionV relativeFrom="paragraph">
                <wp:posOffset>109350</wp:posOffset>
              </wp:positionV>
              <wp:extent cx="179705" cy="887730"/>
              <wp:effectExtent b="0" l="0" r="0" t="0"/>
              <wp:wrapNone/>
              <wp:docPr id="143" name=""/>
              <a:graphic>
                <a:graphicData uri="http://schemas.microsoft.com/office/word/2010/wordprocessingShape">
                  <wps:wsp>
                    <wps:cNvSpPr/>
                    <wps:cNvPr id="25" name="Shape 25"/>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-630554</wp:posOffset>
              </wp:positionH>
              <wp:positionV relativeFrom="paragraph">
                <wp:posOffset>109350</wp:posOffset>
              </wp:positionV>
              <wp:extent cx="179705" cy="887730"/>
              <wp:effectExtent b="0" l="0" r="0" t="0"/>
              <wp:wrapNone/>
              <wp:docPr id="143" name="image100.png"/>
              <a:graphic>
                <a:graphicData uri="http://schemas.openxmlformats.org/drawingml/2006/picture">
                  <pic:pic>
                    <pic:nvPicPr>
                      <pic:cNvPr id="0" name="image100.png"/>
                      <pic:cNvPicPr preferRelativeResize="0"/>
                    </pic:nvPicPr>
                    <pic:blipFill>
                      <a:blip r:embed="rId1"/>
                      <a:srcRect/>
                      <a:stretch>
                        <a:fillRect/>
                      </a:stretch>
                    </pic:blipFill>
                    <pic:spPr>
                      <a:xfrm>
                        <a:off x="0" y="0"/>
                        <a:ext cx="179705" cy="8877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6031230</wp:posOffset>
              </wp:positionH>
              <wp:positionV relativeFrom="paragraph">
                <wp:posOffset>99825</wp:posOffset>
              </wp:positionV>
              <wp:extent cx="179705" cy="901065"/>
              <wp:effectExtent b="0" l="0" r="0" t="0"/>
              <wp:wrapNone/>
              <wp:docPr id="135" name=""/>
              <a:graphic>
                <a:graphicData uri="http://schemas.microsoft.com/office/word/2010/wordprocessingShape">
                  <wps:wsp>
                    <wps:cNvSpPr/>
                    <wps:cNvPr id="2" name="Shape 2"/>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6031230</wp:posOffset>
              </wp:positionH>
              <wp:positionV relativeFrom="paragraph">
                <wp:posOffset>99825</wp:posOffset>
              </wp:positionV>
              <wp:extent cx="179705" cy="901065"/>
              <wp:effectExtent b="0" l="0" r="0" t="0"/>
              <wp:wrapNone/>
              <wp:docPr id="135" name="image23.png"/>
              <a:graphic>
                <a:graphicData uri="http://schemas.openxmlformats.org/drawingml/2006/picture">
                  <pic:pic>
                    <pic:nvPicPr>
                      <pic:cNvPr id="0" name="image23.png"/>
                      <pic:cNvPicPr preferRelativeResize="0"/>
                    </pic:nvPicPr>
                    <pic:blipFill>
                      <a:blip r:embed="rId1"/>
                      <a:srcRect/>
                      <a:stretch>
                        <a:fillRect/>
                      </a:stretch>
                    </pic:blipFill>
                    <pic:spPr>
                      <a:xfrm>
                        <a:off x="0" y="0"/>
                        <a:ext cx="179705" cy="901065"/>
                      </a:xfrm>
                      <a:prstGeom prst="rect"/>
                      <a:ln/>
                    </pic:spPr>
                  </pic:pic>
                </a:graphicData>
              </a:graphic>
            </wp:anchor>
          </w:drawing>
        </mc:Fallback>
      </mc:AlternateContent>
    </w:r>
  </w:p>
  <w:p w:rsidR="00000000" w:rsidDel="00000000" w:rsidP="00000000" w:rsidRDefault="00000000" w:rsidRPr="00000000" w14:paraId="0000030E">
    <w:pPr>
      <w:spacing w:before="0" w:line="240" w:lineRule="auto"/>
      <w:ind w:left="0" w:firstLine="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0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Fonts w:ascii="Cambria" w:cs="Cambria" w:eastAsia="Cambria" w:hAnsi="Cambria"/>
        <w:rtl w:val="0"/>
      </w:rPr>
      <w:t xml:space="preserve">Manual de Usuario</w:t>
    </w:r>
  </w:p>
  <w:p w:rsidR="00000000" w:rsidDel="00000000" w:rsidP="00000000" w:rsidRDefault="00000000" w:rsidRPr="00000000" w14:paraId="0000030A">
    <w:pPr>
      <w:tabs>
        <w:tab w:val="center" w:leader="none" w:pos="4252"/>
        <w:tab w:val="right" w:leader="none" w:pos="8504"/>
        <w:tab w:val="left" w:leader="none" w:pos="7740"/>
      </w:tabs>
      <w:spacing w:before="0" w:line="240" w:lineRule="auto"/>
      <w:ind w:left="0" w:firstLine="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37" name=""/>
              <a:graphic>
                <a:graphicData uri="http://schemas.microsoft.com/office/word/2010/wordprocessingGroup">
                  <wpg:wgp>
                    <wpg:cNvGrpSpPr/>
                    <wpg:grpSpPr>
                      <a:xfrm>
                        <a:off x="1571225" y="3372325"/>
                        <a:ext cx="7549515" cy="815340"/>
                        <a:chOff x="1571225" y="3372325"/>
                        <a:chExt cx="7549550" cy="815350"/>
                      </a:xfrm>
                    </wpg:grpSpPr>
                    <wpg:grpSp>
                      <wpg:cNvGrpSpPr/>
                      <wpg:grpSpPr>
                        <a:xfrm>
                          <a:off x="1571243" y="3372330"/>
                          <a:ext cx="7549515" cy="815340"/>
                          <a:chOff x="1571225" y="3372325"/>
                          <a:chExt cx="7549550" cy="815350"/>
                        </a:xfrm>
                      </wpg:grpSpPr>
                      <wps:wsp>
                        <wps:cNvSpPr/>
                        <wps:cNvPr id="5" name="Shape 5"/>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325"/>
                            <a:chExt cx="7549550" cy="815350"/>
                          </a:xfrm>
                        </wpg:grpSpPr>
                        <wps:wsp>
                          <wps:cNvSpPr/>
                          <wps:cNvPr id="7" name="Shape 7"/>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325"/>
                              <a:chExt cx="7549550" cy="815350"/>
                            </a:xfrm>
                          </wpg:grpSpPr>
                          <wps:wsp>
                            <wps:cNvSpPr/>
                            <wps:cNvPr id="9" name="Shape 9"/>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325"/>
                                <a:chExt cx="7549550" cy="815350"/>
                              </a:xfrm>
                            </wpg:grpSpPr>
                            <wps:wsp>
                              <wps:cNvSpPr/>
                              <wps:cNvPr id="11" name="Shape 11"/>
                              <wps:spPr>
                                <a:xfrm>
                                  <a:off x="1571225" y="3372325"/>
                                  <a:ext cx="7549550" cy="81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72275"/>
                                  <a:chExt cx="7549550" cy="815400"/>
                                </a:xfrm>
                              </wpg:grpSpPr>
                              <wps:wsp>
                                <wps:cNvSpPr/>
                                <wps:cNvPr id="13" name="Shape 13"/>
                                <wps:spPr>
                                  <a:xfrm>
                                    <a:off x="1571225" y="3372275"/>
                                    <a:ext cx="7549550" cy="815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15" cy="815340"/>
                                    <a:chOff x="1571225" y="3365975"/>
                                    <a:chExt cx="7549525" cy="821700"/>
                                  </a:xfrm>
                                </wpg:grpSpPr>
                                <wps:wsp>
                                  <wps:cNvSpPr/>
                                  <wps:cNvPr id="15" name="Shape 15"/>
                                  <wps:spPr>
                                    <a:xfrm>
                                      <a:off x="1571225" y="3365975"/>
                                      <a:ext cx="7549525" cy="82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1243" y="3372330"/>
                                      <a:ext cx="7549500" cy="815340"/>
                                      <a:chOff x="0" y="0"/>
                                      <a:chExt cx="7549500" cy="815340"/>
                                    </a:xfrm>
                                  </wpg:grpSpPr>
                                  <wps:wsp>
                                    <wps:cNvSpPr/>
                                    <wps:cNvPr id="17" name="Shape 1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137" name="image32.png"/>
              <a:graphic>
                <a:graphicData uri="http://schemas.openxmlformats.org/drawingml/2006/picture">
                  <pic:pic>
                    <pic:nvPicPr>
                      <pic:cNvPr id="0" name="image32.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-857876</wp:posOffset>
          </wp:positionV>
          <wp:extent cx="669290" cy="669290"/>
          <wp:effectExtent b="0" l="0" r="0" t="0"/>
          <wp:wrapSquare wrapText="bothSides" distB="0" distT="0" distL="114300" distR="114300"/>
          <wp:docPr descr="psi-negro.png" id="190" name="image44.png"/>
          <a:graphic>
            <a:graphicData uri="http://schemas.openxmlformats.org/drawingml/2006/picture">
              <pic:pic>
                <pic:nvPicPr>
                  <pic:cNvPr descr="psi-negro.png" id="0" name="image44.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-470524</wp:posOffset>
          </wp:positionH>
          <wp:positionV relativeFrom="margin">
            <wp:posOffset>-860417</wp:posOffset>
          </wp:positionV>
          <wp:extent cx="425450" cy="666750"/>
          <wp:effectExtent b="0" l="0" r="0" t="0"/>
          <wp:wrapSquare wrapText="bothSides" distB="0" distT="0" distL="114300" distR="114300"/>
          <wp:docPr descr="UNPA.JPG" id="187" name="image42.jpg"/>
          <a:graphic>
            <a:graphicData uri="http://schemas.openxmlformats.org/drawingml/2006/picture">
              <pic:pic>
                <pic:nvPicPr>
                  <pic:cNvPr descr="UNPA.JPG" id="0" name="image42.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449580</wp:posOffset>
              </wp:positionH>
              <wp:positionV relativeFrom="page">
                <wp:posOffset>-44442</wp:posOffset>
              </wp:positionV>
              <wp:extent cx="179705" cy="887730"/>
              <wp:effectExtent b="0" l="0" r="0" t="0"/>
              <wp:wrapNone/>
              <wp:docPr id="136"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449580</wp:posOffset>
              </wp:positionH>
              <wp:positionV relativeFrom="page">
                <wp:posOffset>-44442</wp:posOffset>
              </wp:positionV>
              <wp:extent cx="179705" cy="887730"/>
              <wp:effectExtent b="0" l="0" r="0" t="0"/>
              <wp:wrapNone/>
              <wp:docPr id="136" name="image24.png"/>
              <a:graphic>
                <a:graphicData uri="http://schemas.openxmlformats.org/drawingml/2006/picture">
                  <pic:pic>
                    <pic:nvPicPr>
                      <pic:cNvPr id="0" name="image24.png"/>
                      <pic:cNvPicPr preferRelativeResize="0"/>
                    </pic:nvPicPr>
                    <pic:blipFill>
                      <a:blip r:embed="rId1"/>
                      <a:srcRect/>
                      <a:stretch>
                        <a:fillRect/>
                      </a:stretch>
                    </pic:blipFill>
                    <pic:spPr>
                      <a:xfrm>
                        <a:off x="0" y="0"/>
                        <a:ext cx="179705" cy="8877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6930390</wp:posOffset>
              </wp:positionH>
              <wp:positionV relativeFrom="page">
                <wp:posOffset>-44442</wp:posOffset>
              </wp:positionV>
              <wp:extent cx="179705" cy="888365"/>
              <wp:effectExtent b="0" l="0" r="0" t="0"/>
              <wp:wrapNone/>
              <wp:docPr id="138" name=""/>
              <a:graphic>
                <a:graphicData uri="http://schemas.microsoft.com/office/word/2010/wordprocessingShape">
                  <wps:wsp>
                    <wps:cNvSpPr/>
                    <wps:cNvPr id="20" name="Shape 20"/>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6930390</wp:posOffset>
              </wp:positionH>
              <wp:positionV relativeFrom="page">
                <wp:posOffset>-44442</wp:posOffset>
              </wp:positionV>
              <wp:extent cx="179705" cy="888365"/>
              <wp:effectExtent b="0" l="0" r="0" t="0"/>
              <wp:wrapNone/>
              <wp:docPr id="138" name="image35.png"/>
              <a:graphic>
                <a:graphicData uri="http://schemas.openxmlformats.org/drawingml/2006/picture">
                  <pic:pic>
                    <pic:nvPicPr>
                      <pic:cNvPr id="0" name="image35.png"/>
                      <pic:cNvPicPr preferRelativeResize="0"/>
                    </pic:nvPicPr>
                    <pic:blipFill>
                      <a:blip r:embed="rId1"/>
                      <a:srcRect/>
                      <a:stretch>
                        <a:fillRect/>
                      </a:stretch>
                    </pic:blipFill>
                    <pic:spPr>
                      <a:xfrm>
                        <a:off x="0" y="0"/>
                        <a:ext cx="179705" cy="8883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30B">
    <w:pPr>
      <w:tabs>
        <w:tab w:val="center" w:leader="none" w:pos="4252"/>
        <w:tab w:val="right" w:leader="none" w:pos="8504"/>
      </w:tabs>
      <w:ind w:firstLine="357"/>
      <w:rPr/>
    </w:pPr>
    <w:r w:rsidDel="00000000" w:rsidR="00000000" w:rsidRPr="00000000">
      <w:rPr>
        <w:rtl w:val="0"/>
      </w:rPr>
    </w:r>
  </w:p>
  <w:p w:rsidR="00000000" w:rsidDel="00000000" w:rsidP="00000000" w:rsidRDefault="00000000" w:rsidRPr="00000000" w14:paraId="0000030C">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widowControl w:val="0"/>
      <w:spacing w:after="60" w:before="240" w:lineRule="auto"/>
      <w:ind w:left="2880" w:firstLine="0"/>
    </w:pPr>
    <w:rPr>
      <w:rFonts w:ascii="Times New Roman" w:cs="Times New Roman" w:eastAsia="Times New Roman" w:hAnsi="Times New Roman"/>
    </w:rPr>
  </w:style>
  <w:style w:type="paragraph" w:styleId="Heading6">
    <w:name w:val="heading 6"/>
    <w:basedOn w:val="Normal"/>
    <w:next w:val="Normal"/>
    <w:pPr>
      <w:widowControl w:val="0"/>
      <w:spacing w:after="60" w:before="240" w:lineRule="auto"/>
      <w:ind w:left="2880" w:firstLine="0"/>
    </w:pPr>
    <w:rPr>
      <w:rFonts w:ascii="Times New Roman" w:cs="Times New Roman" w:eastAsia="Times New Roman" w:hAnsi="Times New Roman"/>
      <w:i w:val="1"/>
      <w:iCs w:val="1"/>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qFormat w:val="1"/>
    <w:rsid w:val="00581D90"/>
    <w:pPr>
      <w:widowControl w:val="0"/>
      <w:spacing w:after="60" w:before="240" w:line="240" w:lineRule="atLeast"/>
      <w:ind w:left="2880" w:firstLine="0"/>
      <w:outlineLvl w:val="6"/>
    </w:pPr>
    <w:rPr>
      <w:rFonts w:ascii="Times New Roman" w:cs="Times New Roman" w:eastAsia="Times New Roman" w:hAnsi="Times New Roman"/>
      <w:sz w:val="20"/>
      <w:szCs w:val="20"/>
      <w:lang w:val="es-ES_tradnl"/>
    </w:rPr>
  </w:style>
  <w:style w:type="paragraph" w:styleId="Ttulo8">
    <w:name w:val="heading 8"/>
    <w:basedOn w:val="Normal"/>
    <w:next w:val="Normal"/>
    <w:link w:val="Ttulo8Car"/>
    <w:qFormat w:val="1"/>
    <w:rsid w:val="00581D90"/>
    <w:pPr>
      <w:widowControl w:val="0"/>
      <w:spacing w:after="60" w:before="240" w:line="240" w:lineRule="atLeast"/>
      <w:ind w:left="2880" w:firstLine="0"/>
      <w:outlineLvl w:val="7"/>
    </w:pPr>
    <w:rPr>
      <w:rFonts w:ascii="Times New Roman" w:cs="Times New Roman" w:eastAsia="Times New Roman" w:hAnsi="Times New Roman"/>
      <w:i w:val="1"/>
      <w:sz w:val="20"/>
      <w:szCs w:val="20"/>
      <w:lang w:val="es-ES_tradnl"/>
    </w:rPr>
  </w:style>
  <w:style w:type="paragraph" w:styleId="Ttulo9">
    <w:name w:val="heading 9"/>
    <w:basedOn w:val="Normal"/>
    <w:next w:val="Normal"/>
    <w:link w:val="Ttulo9Car"/>
    <w:qFormat w:val="1"/>
    <w:rsid w:val="00581D90"/>
    <w:pPr>
      <w:widowControl w:val="0"/>
      <w:spacing w:after="60" w:before="240" w:line="240" w:lineRule="atLeast"/>
      <w:ind w:left="2880" w:firstLine="0"/>
      <w:outlineLvl w:val="8"/>
    </w:pPr>
    <w:rPr>
      <w:rFonts w:ascii="Times New Roman" w:cs="Times New Roman" w:eastAsia="Times New Roman" w:hAnsi="Times New Roman"/>
      <w:b w:val="1"/>
      <w:i w:val="1"/>
      <w:sz w:val="18"/>
      <w:szCs w:val="20"/>
      <w:lang w:val="es-ES_tradnl"/>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SI-Comentario" w:customStyle="1">
    <w:name w:val="PSI - Comentario"/>
    <w:basedOn w:val="Normal"/>
    <w:autoRedefine w:val="1"/>
    <w:qFormat w:val="1"/>
    <w:rsid w:val="006D7DDE"/>
    <w:pPr>
      <w:tabs>
        <w:tab w:val="left" w:pos="0"/>
      </w:tabs>
      <w:ind w:left="115" w:hanging="6"/>
      <w:jc w:val="both"/>
    </w:pPr>
    <w:rPr>
      <w:i w:val="1"/>
      <w:color w:val="548dd4"/>
      <w:lang w:val="es-AR"/>
    </w:rPr>
  </w:style>
  <w:style w:type="paragraph" w:styleId="PSI-ComentarioenTabla" w:customStyle="1">
    <w:name w:val="PSI - Comentario en Tabla"/>
    <w:basedOn w:val="PSI-Comentario"/>
    <w:autoRedefine w:val="1"/>
    <w:qFormat w:val="1"/>
    <w:rsid w:val="00581D90"/>
    <w:pPr>
      <w:jc w:val="left"/>
    </w:pPr>
  </w:style>
  <w:style w:type="paragraph" w:styleId="PSI-DescripcindelDocumentos" w:customStyle="1">
    <w:name w:val="PSI - Descripción del Documentos"/>
    <w:basedOn w:val="Normal"/>
    <w:autoRedefine w:val="1"/>
    <w:qFormat w:val="1"/>
    <w:rsid w:val="00F771E5"/>
    <w:pPr>
      <w:shd w:color="auto" w:fill="ffffff" w:themeFill="background1" w:val="clear"/>
    </w:pPr>
    <w:rPr>
      <w:i w:val="1"/>
      <w:color w:val="548dd4"/>
      <w:szCs w:val="21"/>
      <w:lang w:val="es-AR"/>
    </w:rPr>
  </w:style>
  <w:style w:type="character" w:styleId="Ttulo2Car" w:customStyle="1">
    <w:name w:val="Título 2 Car"/>
    <w:basedOn w:val="Fuentedeprrafopredeter"/>
    <w:link w:val="Ttulo2"/>
    <w:uiPriority w:val="9"/>
    <w:rsid w:val="00A670E3"/>
    <w:rPr>
      <w:rFonts w:asciiTheme="majorHAnsi" w:cstheme="majorBidi" w:eastAsiaTheme="majorEastAsia" w:hAnsiTheme="majorHAnsi"/>
      <w:b w:val="1"/>
      <w:bCs w:val="1"/>
      <w:color w:val="4f81bd" w:themeColor="accent1"/>
      <w:sz w:val="26"/>
      <w:szCs w:val="26"/>
    </w:rPr>
  </w:style>
  <w:style w:type="paragraph" w:styleId="PSI-Ttulo1" w:customStyle="1">
    <w:name w:val="PSI - Título 1"/>
    <w:basedOn w:val="Ttulo1"/>
    <w:autoRedefine w:val="1"/>
    <w:qFormat w:val="1"/>
    <w:rsid w:val="007251BA"/>
    <w:pPr>
      <w:keepLines w:val="0"/>
      <w:widowControl w:val="0"/>
      <w:tabs>
        <w:tab w:val="left" w:pos="0"/>
      </w:tabs>
      <w:suppressAutoHyphens w:val="1"/>
      <w:spacing w:after="60" w:before="120" w:line="240" w:lineRule="atLeast"/>
      <w:ind w:left="0" w:firstLine="0"/>
      <w:jc w:val="both"/>
    </w:pPr>
    <w:rPr>
      <w:lang w:val="es-AR"/>
    </w:rPr>
  </w:style>
  <w:style w:type="paragraph" w:styleId="PSI-ComentarioVieta" w:customStyle="1">
    <w:name w:val="PSI - Comentario + Viñeta"/>
    <w:basedOn w:val="PSI-Comentario"/>
    <w:autoRedefine w:val="1"/>
    <w:qFormat w:val="1"/>
    <w:rsid w:val="008B3B0F"/>
    <w:pPr>
      <w:numPr>
        <w:numId w:val="10"/>
      </w:numPr>
      <w:spacing w:before="0" w:line="360" w:lineRule="auto"/>
    </w:pPr>
  </w:style>
  <w:style w:type="paragraph" w:styleId="PSI-Ttulo2" w:customStyle="1">
    <w:name w:val="PSI - Título 2"/>
    <w:basedOn w:val="Ttulo2"/>
    <w:qFormat w:val="1"/>
    <w:rsid w:val="008B3B0F"/>
    <w:rPr>
      <w:lang w:val="es-AR"/>
    </w:rPr>
  </w:style>
  <w:style w:type="paragraph" w:styleId="TDC4">
    <w:name w:val="toc 4"/>
    <w:basedOn w:val="Normal"/>
    <w:next w:val="Normal"/>
    <w:autoRedefine w:val="1"/>
    <w:uiPriority w:val="39"/>
    <w:unhideWhenUsed w:val="1"/>
    <w:rsid w:val="000F79DF"/>
    <w:pPr>
      <w:spacing w:before="0"/>
      <w:ind w:left="660"/>
    </w:pPr>
    <w:rPr>
      <w:sz w:val="20"/>
      <w:szCs w:val="20"/>
    </w:rPr>
  </w:style>
  <w:style w:type="paragraph" w:styleId="TDC5">
    <w:name w:val="toc 5"/>
    <w:basedOn w:val="Normal"/>
    <w:next w:val="Normal"/>
    <w:autoRedefine w:val="1"/>
    <w:uiPriority w:val="39"/>
    <w:unhideWhenUsed w:val="1"/>
    <w:rsid w:val="000F79DF"/>
    <w:pPr>
      <w:spacing w:before="0"/>
      <w:ind w:left="880"/>
    </w:pPr>
    <w:rPr>
      <w:sz w:val="20"/>
      <w:szCs w:val="20"/>
    </w:rPr>
  </w:style>
  <w:style w:type="paragraph" w:styleId="TDC6">
    <w:name w:val="toc 6"/>
    <w:basedOn w:val="Normal"/>
    <w:next w:val="Normal"/>
    <w:autoRedefine w:val="1"/>
    <w:uiPriority w:val="39"/>
    <w:unhideWhenUsed w:val="1"/>
    <w:rsid w:val="000F79DF"/>
    <w:pPr>
      <w:spacing w:before="0"/>
      <w:ind w:left="1100"/>
    </w:pPr>
    <w:rPr>
      <w:sz w:val="20"/>
      <w:szCs w:val="20"/>
    </w:rPr>
  </w:style>
  <w:style w:type="paragraph" w:styleId="TDC7">
    <w:name w:val="toc 7"/>
    <w:basedOn w:val="Normal"/>
    <w:next w:val="Normal"/>
    <w:autoRedefine w:val="1"/>
    <w:uiPriority w:val="39"/>
    <w:unhideWhenUsed w:val="1"/>
    <w:rsid w:val="000F79DF"/>
    <w:pPr>
      <w:spacing w:before="0"/>
      <w:ind w:left="1320"/>
    </w:pPr>
    <w:rPr>
      <w:sz w:val="20"/>
      <w:szCs w:val="20"/>
    </w:rPr>
  </w:style>
  <w:style w:type="paragraph" w:styleId="Encabezado">
    <w:name w:val="header"/>
    <w:basedOn w:val="Normal"/>
    <w:link w:val="EncabezadoCar"/>
    <w:uiPriority w:val="99"/>
    <w:unhideWhenUsed w:val="1"/>
    <w:rsid w:val="00C94FBE"/>
    <w:pPr>
      <w:tabs>
        <w:tab w:val="center" w:pos="4252"/>
        <w:tab w:val="right" w:pos="8504"/>
      </w:tabs>
      <w:spacing w:before="0" w:line="240" w:lineRule="auto"/>
    </w:pPr>
  </w:style>
  <w:style w:type="character" w:styleId="EncabezadoCar" w:customStyle="1">
    <w:name w:val="Encabezado Car"/>
    <w:basedOn w:val="Fuentedeprrafopredeter"/>
    <w:link w:val="Encabezado"/>
    <w:uiPriority w:val="99"/>
    <w:rsid w:val="00C94FBE"/>
  </w:style>
  <w:style w:type="paragraph" w:styleId="Piedepgina">
    <w:name w:val="footer"/>
    <w:basedOn w:val="Normal"/>
    <w:link w:val="PiedepginaCar"/>
    <w:uiPriority w:val="99"/>
    <w:semiHidden w:val="1"/>
    <w:unhideWhenUsed w:val="1"/>
    <w:rsid w:val="00C94FBE"/>
    <w:pPr>
      <w:tabs>
        <w:tab w:val="center" w:pos="4252"/>
        <w:tab w:val="right" w:pos="8504"/>
      </w:tabs>
      <w:spacing w:before="0" w:line="240" w:lineRule="auto"/>
    </w:pPr>
  </w:style>
  <w:style w:type="character" w:styleId="PiedepginaCar" w:customStyle="1">
    <w:name w:val="Pie de página Car"/>
    <w:basedOn w:val="Fuentedeprrafopredeter"/>
    <w:link w:val="Piedepgina"/>
    <w:uiPriority w:val="99"/>
    <w:semiHidden w:val="1"/>
    <w:rsid w:val="00C94FBE"/>
  </w:style>
  <w:style w:type="paragraph" w:styleId="14B321CC4E794F07AD0E6FF1AA38FC7C" w:customStyle="1">
    <w:name w:val="14B321CC4E794F07AD0E6FF1AA38FC7C"/>
    <w:rsid w:val="00C94FBE"/>
    <w:pPr>
      <w:spacing w:after="200" w:before="0"/>
      <w:ind w:left="0" w:firstLine="0"/>
    </w:pPr>
    <w:rPr>
      <w:rFonts w:eastAsiaTheme="minorEastAsia"/>
      <w:lang w:val="en-US"/>
    </w:rPr>
  </w:style>
  <w:style w:type="paragraph" w:styleId="Textodeglobo">
    <w:name w:val="Balloon Text"/>
    <w:basedOn w:val="Normal"/>
    <w:link w:val="TextodegloboCar"/>
    <w:uiPriority w:val="99"/>
    <w:semiHidden w:val="1"/>
    <w:unhideWhenUsed w:val="1"/>
    <w:rsid w:val="00C94FBE"/>
    <w:pPr>
      <w:spacing w:before="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94FBE"/>
    <w:rPr>
      <w:rFonts w:ascii="Tahoma" w:cs="Tahoma" w:hAnsi="Tahoma"/>
      <w:sz w:val="16"/>
      <w:szCs w:val="16"/>
    </w:rPr>
  </w:style>
  <w:style w:type="paragraph" w:styleId="Sinespaciado">
    <w:name w:val="No Spacing"/>
    <w:link w:val="SinespaciadoCar"/>
    <w:uiPriority w:val="1"/>
    <w:qFormat w:val="1"/>
    <w:rsid w:val="00C94FBE"/>
    <w:pPr>
      <w:spacing w:before="0" w:line="240" w:lineRule="auto"/>
      <w:ind w:left="0" w:firstLine="0"/>
    </w:pPr>
    <w:rPr>
      <w:rFonts w:eastAsiaTheme="minorEastAsia"/>
    </w:rPr>
  </w:style>
  <w:style w:type="character" w:styleId="SinespaciadoCar" w:customStyle="1">
    <w:name w:val="Sin espaciado Car"/>
    <w:basedOn w:val="Fuentedeprrafopredeter"/>
    <w:link w:val="Sinespaciado"/>
    <w:uiPriority w:val="1"/>
    <w:rsid w:val="00C94FBE"/>
    <w:rPr>
      <w:rFonts w:eastAsiaTheme="minorEastAsia"/>
    </w:rPr>
  </w:style>
  <w:style w:type="character" w:styleId="Ttulo1Car" w:customStyle="1">
    <w:name w:val="Título 1 Car"/>
    <w:basedOn w:val="Fuentedeprrafopredeter"/>
    <w:link w:val="Ttulo1"/>
    <w:uiPriority w:val="9"/>
    <w:rsid w:val="007F38C0"/>
    <w:rPr>
      <w:rFonts w:asciiTheme="majorHAnsi" w:cstheme="majorBidi" w:eastAsiaTheme="majorEastAsia" w:hAnsiTheme="majorHAnsi"/>
      <w:b w:val="1"/>
      <w:bCs w:val="1"/>
      <w:color w:val="365f91" w:themeColor="accent1" w:themeShade="0000BF"/>
      <w:sz w:val="28"/>
      <w:szCs w:val="28"/>
    </w:rPr>
  </w:style>
  <w:style w:type="character" w:styleId="Ttulo3Car" w:customStyle="1">
    <w:name w:val="Título 3 Car"/>
    <w:basedOn w:val="Fuentedeprrafopredeter"/>
    <w:link w:val="Ttulo3"/>
    <w:uiPriority w:val="9"/>
    <w:rsid w:val="007F38C0"/>
    <w:rPr>
      <w:rFonts w:asciiTheme="majorHAnsi" w:cstheme="majorBidi" w:eastAsiaTheme="majorEastAsia" w:hAnsiTheme="majorHAnsi"/>
      <w:b w:val="1"/>
      <w:bCs w:val="1"/>
      <w:color w:val="4f81bd" w:themeColor="accent1"/>
    </w:rPr>
  </w:style>
  <w:style w:type="paragraph" w:styleId="TDC1">
    <w:name w:val="toc 1"/>
    <w:basedOn w:val="Normal"/>
    <w:next w:val="Normal"/>
    <w:autoRedefine w:val="1"/>
    <w:uiPriority w:val="39"/>
    <w:unhideWhenUsed w:val="1"/>
    <w:qFormat w:val="1"/>
    <w:rsid w:val="00AC646D"/>
    <w:pPr>
      <w:tabs>
        <w:tab w:val="right" w:leader="dot" w:pos="8505"/>
      </w:tabs>
      <w:spacing w:after="120" w:before="240"/>
      <w:ind w:left="0"/>
    </w:pPr>
    <w:rPr>
      <w:b w:val="1"/>
      <w:bCs w:val="1"/>
      <w:sz w:val="20"/>
      <w:szCs w:val="20"/>
    </w:rPr>
  </w:style>
  <w:style w:type="paragraph" w:styleId="TDC2">
    <w:name w:val="toc 2"/>
    <w:basedOn w:val="Normal"/>
    <w:next w:val="Normal"/>
    <w:autoRedefine w:val="1"/>
    <w:uiPriority w:val="39"/>
    <w:unhideWhenUsed w:val="1"/>
    <w:qFormat w:val="1"/>
    <w:rsid w:val="00AC646D"/>
    <w:pPr>
      <w:tabs>
        <w:tab w:val="right" w:leader="dot" w:pos="8505"/>
      </w:tabs>
      <w:spacing w:before="120"/>
      <w:ind w:left="220"/>
    </w:pPr>
    <w:rPr>
      <w:i w:val="1"/>
      <w:iCs w:val="1"/>
      <w:sz w:val="20"/>
      <w:szCs w:val="20"/>
    </w:rPr>
  </w:style>
  <w:style w:type="character" w:styleId="Hipervnculo">
    <w:name w:val="Hyperlink"/>
    <w:basedOn w:val="Fuentedeprrafopredeter"/>
    <w:uiPriority w:val="99"/>
    <w:unhideWhenUsed w:val="1"/>
    <w:rsid w:val="007F38C0"/>
    <w:rPr>
      <w:color w:val="0000ff" w:themeColor="hyperlink"/>
      <w:u w:val="single"/>
    </w:rPr>
  </w:style>
  <w:style w:type="paragraph" w:styleId="TtulodeTDC">
    <w:name w:val="TOC Heading"/>
    <w:basedOn w:val="Ttulo1"/>
    <w:next w:val="Normal"/>
    <w:uiPriority w:val="39"/>
    <w:unhideWhenUsed w:val="1"/>
    <w:qFormat w:val="1"/>
    <w:rsid w:val="00A13DBA"/>
    <w:pPr>
      <w:ind w:left="0" w:firstLine="0"/>
      <w:outlineLvl w:val="9"/>
    </w:pPr>
  </w:style>
  <w:style w:type="paragraph" w:styleId="TDC3">
    <w:name w:val="toc 3"/>
    <w:basedOn w:val="Normal"/>
    <w:next w:val="Normal"/>
    <w:autoRedefine w:val="1"/>
    <w:uiPriority w:val="39"/>
    <w:unhideWhenUsed w:val="1"/>
    <w:qFormat w:val="1"/>
    <w:rsid w:val="00AC646D"/>
    <w:pPr>
      <w:tabs>
        <w:tab w:val="right" w:leader="dot" w:pos="8505"/>
      </w:tabs>
      <w:spacing w:before="0"/>
      <w:ind w:left="440"/>
    </w:pPr>
    <w:rPr>
      <w:sz w:val="20"/>
      <w:szCs w:val="20"/>
    </w:rPr>
  </w:style>
  <w:style w:type="character" w:styleId="Textodelmarcadordeposicin">
    <w:name w:val="Placeholder Text"/>
    <w:basedOn w:val="Fuentedeprrafopredeter"/>
    <w:uiPriority w:val="99"/>
    <w:semiHidden w:val="1"/>
    <w:rsid w:val="00570F4F"/>
    <w:rPr>
      <w:color w:val="808080"/>
    </w:rPr>
  </w:style>
  <w:style w:type="paragraph" w:styleId="Textoindependiente">
    <w:name w:val="Body Text"/>
    <w:basedOn w:val="Normal"/>
    <w:link w:val="TextoindependienteCar"/>
    <w:semiHidden w:val="1"/>
    <w:rsid w:val="00570F4F"/>
    <w:pPr>
      <w:keepLines w:val="1"/>
      <w:widowControl w:val="0"/>
      <w:suppressAutoHyphens w:val="1"/>
      <w:spacing w:after="120" w:before="0" w:line="240" w:lineRule="atLeast"/>
      <w:ind w:left="720" w:firstLine="0"/>
    </w:pPr>
    <w:rPr>
      <w:rFonts w:ascii="Times New Roman" w:cs="Times New Roman" w:eastAsia="Times New Roman" w:hAnsi="Times New Roman"/>
      <w:sz w:val="20"/>
      <w:szCs w:val="20"/>
      <w:lang w:eastAsia="ar-SA" w:val="en-US"/>
    </w:rPr>
  </w:style>
  <w:style w:type="character" w:styleId="TextoindependienteCar" w:customStyle="1">
    <w:name w:val="Texto independiente Car"/>
    <w:basedOn w:val="Fuentedeprrafopredeter"/>
    <w:link w:val="Textoindependiente"/>
    <w:semiHidden w:val="1"/>
    <w:rsid w:val="00570F4F"/>
    <w:rPr>
      <w:rFonts w:ascii="Times New Roman" w:cs="Times New Roman" w:eastAsia="Times New Roman" w:hAnsi="Times New Roman"/>
      <w:sz w:val="20"/>
      <w:szCs w:val="20"/>
      <w:lang w:eastAsia="ar-SA" w:val="en-US"/>
    </w:rPr>
  </w:style>
  <w:style w:type="paragraph" w:styleId="TDC8">
    <w:name w:val="toc 8"/>
    <w:basedOn w:val="Normal"/>
    <w:next w:val="Normal"/>
    <w:autoRedefine w:val="1"/>
    <w:uiPriority w:val="39"/>
    <w:unhideWhenUsed w:val="1"/>
    <w:rsid w:val="000F79DF"/>
    <w:pPr>
      <w:spacing w:before="0"/>
      <w:ind w:left="1540"/>
    </w:pPr>
    <w:rPr>
      <w:sz w:val="20"/>
      <w:szCs w:val="20"/>
    </w:rPr>
  </w:style>
  <w:style w:type="paragraph" w:styleId="TableContents" w:customStyle="1">
    <w:name w:val="Table Contents"/>
    <w:basedOn w:val="Normal"/>
    <w:rsid w:val="00570F4F"/>
    <w:pPr>
      <w:widowControl w:val="0"/>
      <w:suppressLineNumbers w:val="1"/>
      <w:suppressAutoHyphens w:val="1"/>
      <w:spacing w:before="0" w:line="240" w:lineRule="auto"/>
      <w:ind w:left="0" w:firstLine="0"/>
    </w:pPr>
    <w:rPr>
      <w:rFonts w:ascii="Nimbus Roman No9 L" w:cs="DejaVu Sans" w:eastAsia="DejaVu Sans" w:hAnsi="Nimbus Roman No9 L"/>
      <w:sz w:val="24"/>
      <w:szCs w:val="24"/>
      <w:lang w:bidi="es-ES_tradnl" w:eastAsia="es-ES_tradnl" w:val="es-VE"/>
    </w:rPr>
  </w:style>
  <w:style w:type="paragraph" w:styleId="MNormal" w:customStyle="1">
    <w:name w:val="MNormal"/>
    <w:basedOn w:val="Normal"/>
    <w:rsid w:val="008B3B0F"/>
    <w:pPr>
      <w:spacing w:after="60" w:before="0" w:line="240" w:lineRule="auto"/>
      <w:ind w:left="0" w:firstLine="0"/>
    </w:pPr>
    <w:rPr>
      <w:rFonts w:ascii="Verdana" w:cs="Arial" w:eastAsia="Times New Roman" w:hAnsi="Verdana"/>
      <w:sz w:val="20"/>
      <w:szCs w:val="24"/>
      <w:lang w:eastAsia="es-ES"/>
    </w:rPr>
  </w:style>
  <w:style w:type="paragraph" w:styleId="TDC9">
    <w:name w:val="toc 9"/>
    <w:basedOn w:val="Normal"/>
    <w:next w:val="Normal"/>
    <w:autoRedefine w:val="1"/>
    <w:uiPriority w:val="39"/>
    <w:unhideWhenUsed w:val="1"/>
    <w:rsid w:val="000F79DF"/>
    <w:pPr>
      <w:spacing w:before="0"/>
      <w:ind w:left="1760"/>
    </w:pPr>
    <w:rPr>
      <w:sz w:val="20"/>
      <w:szCs w:val="20"/>
    </w:rPr>
  </w:style>
  <w:style w:type="paragraph" w:styleId="PSI-Ttulo3" w:customStyle="1">
    <w:name w:val="PSI - Título 3"/>
    <w:basedOn w:val="Ttulo3"/>
    <w:autoRedefine w:val="1"/>
    <w:qFormat w:val="1"/>
    <w:rsid w:val="005F60BA"/>
  </w:style>
  <w:style w:type="character" w:styleId="Ttulo4Car" w:customStyle="1">
    <w:name w:val="Título 4 Car"/>
    <w:basedOn w:val="Fuentedeprrafopredeter"/>
    <w:link w:val="Ttulo4"/>
    <w:uiPriority w:val="9"/>
    <w:rsid w:val="005F60BA"/>
    <w:rPr>
      <w:rFonts w:asciiTheme="majorHAnsi" w:cstheme="majorBidi" w:eastAsiaTheme="majorEastAsia" w:hAnsiTheme="majorHAnsi"/>
      <w:b w:val="1"/>
      <w:bCs w:val="1"/>
      <w:i w:val="1"/>
      <w:iCs w:val="1"/>
      <w:color w:val="4f81bd" w:themeColor="accent1"/>
    </w:rPr>
  </w:style>
  <w:style w:type="paragraph" w:styleId="PSI-Ttulo4" w:customStyle="1">
    <w:name w:val="PSI - Título 4"/>
    <w:basedOn w:val="Ttulo4"/>
    <w:autoRedefine w:val="1"/>
    <w:qFormat w:val="1"/>
    <w:rsid w:val="005F60BA"/>
  </w:style>
  <w:style w:type="character" w:styleId="TtuloCar" w:customStyle="1">
    <w:name w:val="Título Car"/>
    <w:basedOn w:val="Fuentedeprrafopredeter"/>
    <w:link w:val="Ttulo"/>
    <w:uiPriority w:val="10"/>
    <w:rsid w:val="009A3173"/>
    <w:rPr>
      <w:rFonts w:asciiTheme="majorHAnsi" w:cstheme="majorBidi" w:eastAsiaTheme="majorEastAsia" w:hAnsiTheme="majorHAnsi"/>
      <w:color w:val="17365d" w:themeColor="text2" w:themeShade="0000BF"/>
      <w:spacing w:val="5"/>
      <w:kern w:val="28"/>
      <w:sz w:val="52"/>
      <w:szCs w:val="52"/>
    </w:rPr>
  </w:style>
  <w:style w:type="paragraph" w:styleId="PSI-Ttulo" w:customStyle="1">
    <w:name w:val="PSI - Título"/>
    <w:basedOn w:val="Ttulo"/>
    <w:autoRedefine w:val="1"/>
    <w:qFormat w:val="1"/>
    <w:rsid w:val="009A3173"/>
  </w:style>
  <w:style w:type="paragraph" w:styleId="PSI-Normal" w:customStyle="1">
    <w:name w:val="PSI - Normal"/>
    <w:basedOn w:val="Normal"/>
    <w:autoRedefine w:val="1"/>
    <w:qFormat w:val="1"/>
    <w:rsid w:val="009A3173"/>
    <w:pPr>
      <w:jc w:val="both"/>
    </w:pPr>
    <w:rPr>
      <w:lang w:val="es-AR"/>
    </w:rPr>
  </w:style>
  <w:style w:type="character" w:styleId="Ttulo5Car" w:customStyle="1">
    <w:name w:val="Título 5 Car"/>
    <w:basedOn w:val="Fuentedeprrafopredeter"/>
    <w:link w:val="Ttulo5"/>
    <w:rsid w:val="00581D90"/>
    <w:rPr>
      <w:rFonts w:ascii="Times New Roman" w:cs="Times New Roman" w:eastAsia="Times New Roman" w:hAnsi="Times New Roman"/>
      <w:szCs w:val="20"/>
      <w:lang w:val="es-ES_tradnl"/>
    </w:rPr>
  </w:style>
  <w:style w:type="character" w:styleId="Ttulo6Car" w:customStyle="1">
    <w:name w:val="Título 6 Car"/>
    <w:basedOn w:val="Fuentedeprrafopredeter"/>
    <w:link w:val="Ttulo6"/>
    <w:rsid w:val="00581D90"/>
    <w:rPr>
      <w:rFonts w:ascii="Times New Roman" w:cs="Times New Roman" w:eastAsia="Times New Roman" w:hAnsi="Times New Roman"/>
      <w:i w:val="1"/>
      <w:szCs w:val="20"/>
      <w:lang w:val="es-ES_tradnl"/>
    </w:rPr>
  </w:style>
  <w:style w:type="character" w:styleId="Ttulo7Car" w:customStyle="1">
    <w:name w:val="Título 7 Car"/>
    <w:basedOn w:val="Fuentedeprrafopredeter"/>
    <w:link w:val="Ttulo7"/>
    <w:rsid w:val="00581D90"/>
    <w:rPr>
      <w:rFonts w:ascii="Times New Roman" w:cs="Times New Roman" w:eastAsia="Times New Roman" w:hAnsi="Times New Roman"/>
      <w:sz w:val="20"/>
      <w:szCs w:val="20"/>
      <w:lang w:val="es-ES_tradnl"/>
    </w:rPr>
  </w:style>
  <w:style w:type="character" w:styleId="Ttulo8Car" w:customStyle="1">
    <w:name w:val="Título 8 Car"/>
    <w:basedOn w:val="Fuentedeprrafopredeter"/>
    <w:link w:val="Ttulo8"/>
    <w:rsid w:val="00581D90"/>
    <w:rPr>
      <w:rFonts w:ascii="Times New Roman" w:cs="Times New Roman" w:eastAsia="Times New Roman" w:hAnsi="Times New Roman"/>
      <w:i w:val="1"/>
      <w:sz w:val="20"/>
      <w:szCs w:val="20"/>
      <w:lang w:val="es-ES_tradnl"/>
    </w:rPr>
  </w:style>
  <w:style w:type="character" w:styleId="Ttulo9Car" w:customStyle="1">
    <w:name w:val="Título 9 Car"/>
    <w:basedOn w:val="Fuentedeprrafopredeter"/>
    <w:link w:val="Ttulo9"/>
    <w:rsid w:val="00581D90"/>
    <w:rPr>
      <w:rFonts w:ascii="Times New Roman" w:cs="Times New Roman" w:eastAsia="Times New Roman" w:hAnsi="Times New Roman"/>
      <w:b w:val="1"/>
      <w:i w:val="1"/>
      <w:sz w:val="18"/>
      <w:szCs w:val="20"/>
      <w:lang w:val="es-ES_tradnl"/>
    </w:rPr>
  </w:style>
  <w:style w:type="table" w:styleId="Tablaconcuadrcula">
    <w:name w:val="Table Grid"/>
    <w:basedOn w:val="Tablanormal"/>
    <w:uiPriority w:val="59"/>
    <w:rsid w:val="00FD7E90"/>
    <w:pPr>
      <w:spacing w:before="0" w:line="240" w:lineRule="auto"/>
    </w:pPr>
    <w:tblPr>
      <w:tblInd w:w="0.0" w:type="dxa"/>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8.png"/><Relationship Id="rId42" Type="http://schemas.openxmlformats.org/officeDocument/2006/relationships/image" Target="media/image31.png"/><Relationship Id="rId41" Type="http://schemas.openxmlformats.org/officeDocument/2006/relationships/image" Target="media/image45.png"/><Relationship Id="rId44" Type="http://schemas.openxmlformats.org/officeDocument/2006/relationships/image" Target="media/image40.png"/><Relationship Id="rId43" Type="http://schemas.openxmlformats.org/officeDocument/2006/relationships/image" Target="media/image47.png"/><Relationship Id="rId46" Type="http://schemas.openxmlformats.org/officeDocument/2006/relationships/image" Target="media/image98.png"/><Relationship Id="rId45" Type="http://schemas.openxmlformats.org/officeDocument/2006/relationships/image" Target="media/image22.png"/><Relationship Id="rId106" Type="http://schemas.openxmlformats.org/officeDocument/2006/relationships/footer" Target="footer1.xml"/><Relationship Id="rId105" Type="http://schemas.openxmlformats.org/officeDocument/2006/relationships/header" Target="header1.xml"/><Relationship Id="rId104" Type="http://schemas.openxmlformats.org/officeDocument/2006/relationships/image" Target="media/image96.png"/><Relationship Id="rId48" Type="http://schemas.openxmlformats.org/officeDocument/2006/relationships/image" Target="media/image48.png"/><Relationship Id="rId47" Type="http://schemas.openxmlformats.org/officeDocument/2006/relationships/image" Target="media/image68.png"/><Relationship Id="rId49" Type="http://schemas.openxmlformats.org/officeDocument/2006/relationships/image" Target="media/image77.png"/><Relationship Id="rId103" Type="http://schemas.openxmlformats.org/officeDocument/2006/relationships/image" Target="media/image78.png"/><Relationship Id="rId102" Type="http://schemas.openxmlformats.org/officeDocument/2006/relationships/image" Target="media/image21.png"/><Relationship Id="rId101" Type="http://schemas.openxmlformats.org/officeDocument/2006/relationships/image" Target="media/image60.png"/><Relationship Id="rId100" Type="http://schemas.openxmlformats.org/officeDocument/2006/relationships/image" Target="media/image16.png"/><Relationship Id="rId31" Type="http://schemas.openxmlformats.org/officeDocument/2006/relationships/image" Target="media/image13.png"/><Relationship Id="rId30" Type="http://schemas.openxmlformats.org/officeDocument/2006/relationships/image" Target="media/image3.png"/><Relationship Id="rId33" Type="http://schemas.openxmlformats.org/officeDocument/2006/relationships/image" Target="media/image63.png"/><Relationship Id="rId32" Type="http://schemas.openxmlformats.org/officeDocument/2006/relationships/image" Target="media/image56.png"/><Relationship Id="rId35" Type="http://schemas.openxmlformats.org/officeDocument/2006/relationships/image" Target="media/image80.png"/><Relationship Id="rId34" Type="http://schemas.openxmlformats.org/officeDocument/2006/relationships/image" Target="media/image1.png"/><Relationship Id="rId37" Type="http://schemas.openxmlformats.org/officeDocument/2006/relationships/image" Target="media/image92.png"/><Relationship Id="rId36" Type="http://schemas.openxmlformats.org/officeDocument/2006/relationships/image" Target="media/image86.png"/><Relationship Id="rId39" Type="http://schemas.openxmlformats.org/officeDocument/2006/relationships/image" Target="media/image54.png"/><Relationship Id="rId38" Type="http://schemas.openxmlformats.org/officeDocument/2006/relationships/image" Target="media/image6.png"/><Relationship Id="rId20" Type="http://schemas.openxmlformats.org/officeDocument/2006/relationships/image" Target="media/image82.png"/><Relationship Id="rId22" Type="http://schemas.openxmlformats.org/officeDocument/2006/relationships/image" Target="media/image91.png"/><Relationship Id="rId21" Type="http://schemas.openxmlformats.org/officeDocument/2006/relationships/image" Target="media/image61.png"/><Relationship Id="rId24" Type="http://schemas.openxmlformats.org/officeDocument/2006/relationships/image" Target="media/image67.png"/><Relationship Id="rId23" Type="http://schemas.openxmlformats.org/officeDocument/2006/relationships/image" Target="media/image4.png"/><Relationship Id="rId26" Type="http://schemas.openxmlformats.org/officeDocument/2006/relationships/image" Target="media/image17.png"/><Relationship Id="rId25" Type="http://schemas.openxmlformats.org/officeDocument/2006/relationships/image" Target="media/image20.png"/><Relationship Id="rId28" Type="http://schemas.openxmlformats.org/officeDocument/2006/relationships/image" Target="media/image27.png"/><Relationship Id="rId27" Type="http://schemas.openxmlformats.org/officeDocument/2006/relationships/image" Target="media/image69.png"/><Relationship Id="rId29" Type="http://schemas.openxmlformats.org/officeDocument/2006/relationships/image" Target="media/image25.png"/><Relationship Id="rId95" Type="http://schemas.openxmlformats.org/officeDocument/2006/relationships/image" Target="media/image15.png"/><Relationship Id="rId94" Type="http://schemas.openxmlformats.org/officeDocument/2006/relationships/image" Target="media/image37.png"/><Relationship Id="rId97" Type="http://schemas.openxmlformats.org/officeDocument/2006/relationships/image" Target="media/image105.png"/><Relationship Id="rId96" Type="http://schemas.openxmlformats.org/officeDocument/2006/relationships/image" Target="media/image104.png"/><Relationship Id="rId11" Type="http://schemas.openxmlformats.org/officeDocument/2006/relationships/image" Target="media/image49.jpg"/><Relationship Id="rId99" Type="http://schemas.openxmlformats.org/officeDocument/2006/relationships/image" Target="media/image94.png"/><Relationship Id="rId10" Type="http://schemas.openxmlformats.org/officeDocument/2006/relationships/image" Target="media/image44.png"/><Relationship Id="rId98" Type="http://schemas.openxmlformats.org/officeDocument/2006/relationships/image" Target="media/image28.png"/><Relationship Id="rId13" Type="http://schemas.openxmlformats.org/officeDocument/2006/relationships/image" Target="media/image30.png"/><Relationship Id="rId12" Type="http://schemas.openxmlformats.org/officeDocument/2006/relationships/hyperlink" Target="https://youtu.be/pAnGwRiQ4-4?si=GTtf3JUI7fYpM963" TargetMode="External"/><Relationship Id="rId91" Type="http://schemas.openxmlformats.org/officeDocument/2006/relationships/image" Target="media/image65.png"/><Relationship Id="rId90" Type="http://schemas.openxmlformats.org/officeDocument/2006/relationships/image" Target="media/image89.png"/><Relationship Id="rId93" Type="http://schemas.openxmlformats.org/officeDocument/2006/relationships/image" Target="media/image41.png"/><Relationship Id="rId92" Type="http://schemas.openxmlformats.org/officeDocument/2006/relationships/image" Target="media/image50.png"/><Relationship Id="rId15" Type="http://schemas.openxmlformats.org/officeDocument/2006/relationships/image" Target="media/image43.png"/><Relationship Id="rId14" Type="http://schemas.openxmlformats.org/officeDocument/2006/relationships/image" Target="media/image64.png"/><Relationship Id="rId17" Type="http://schemas.openxmlformats.org/officeDocument/2006/relationships/image" Target="media/image72.png"/><Relationship Id="rId16" Type="http://schemas.openxmlformats.org/officeDocument/2006/relationships/image" Target="media/image7.png"/><Relationship Id="rId19" Type="http://schemas.openxmlformats.org/officeDocument/2006/relationships/image" Target="media/image70.png"/><Relationship Id="rId18" Type="http://schemas.openxmlformats.org/officeDocument/2006/relationships/image" Target="media/image73.png"/><Relationship Id="rId84" Type="http://schemas.openxmlformats.org/officeDocument/2006/relationships/image" Target="media/image101.png"/><Relationship Id="rId83" Type="http://schemas.openxmlformats.org/officeDocument/2006/relationships/image" Target="media/image95.png"/><Relationship Id="rId86" Type="http://schemas.openxmlformats.org/officeDocument/2006/relationships/image" Target="media/image14.png"/><Relationship Id="rId85" Type="http://schemas.openxmlformats.org/officeDocument/2006/relationships/image" Target="media/image59.png"/><Relationship Id="rId88" Type="http://schemas.openxmlformats.org/officeDocument/2006/relationships/image" Target="media/image93.png"/><Relationship Id="rId87" Type="http://schemas.openxmlformats.org/officeDocument/2006/relationships/image" Target="media/image36.png"/><Relationship Id="rId89" Type="http://schemas.openxmlformats.org/officeDocument/2006/relationships/image" Target="media/image103.png"/><Relationship Id="rId80" Type="http://schemas.openxmlformats.org/officeDocument/2006/relationships/image" Target="media/image12.png"/><Relationship Id="rId82" Type="http://schemas.openxmlformats.org/officeDocument/2006/relationships/image" Target="media/image81.png"/><Relationship Id="rId81" Type="http://schemas.openxmlformats.org/officeDocument/2006/relationships/image" Target="media/image5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39.png"/><Relationship Id="rId72" Type="http://schemas.openxmlformats.org/officeDocument/2006/relationships/image" Target="media/image34.png"/><Relationship Id="rId75" Type="http://schemas.openxmlformats.org/officeDocument/2006/relationships/image" Target="media/image52.png"/><Relationship Id="rId74" Type="http://schemas.openxmlformats.org/officeDocument/2006/relationships/image" Target="media/image88.png"/><Relationship Id="rId77" Type="http://schemas.openxmlformats.org/officeDocument/2006/relationships/image" Target="media/image75.png"/><Relationship Id="rId76" Type="http://schemas.openxmlformats.org/officeDocument/2006/relationships/image" Target="media/image58.png"/><Relationship Id="rId79" Type="http://schemas.openxmlformats.org/officeDocument/2006/relationships/image" Target="media/image19.png"/><Relationship Id="rId78" Type="http://schemas.openxmlformats.org/officeDocument/2006/relationships/image" Target="media/image53.png"/><Relationship Id="rId71" Type="http://schemas.openxmlformats.org/officeDocument/2006/relationships/image" Target="media/image9.png"/><Relationship Id="rId70" Type="http://schemas.openxmlformats.org/officeDocument/2006/relationships/image" Target="media/image5.png"/><Relationship Id="rId62" Type="http://schemas.openxmlformats.org/officeDocument/2006/relationships/image" Target="media/image10.png"/><Relationship Id="rId61" Type="http://schemas.openxmlformats.org/officeDocument/2006/relationships/image" Target="media/image29.png"/><Relationship Id="rId64" Type="http://schemas.openxmlformats.org/officeDocument/2006/relationships/image" Target="media/image62.png"/><Relationship Id="rId63" Type="http://schemas.openxmlformats.org/officeDocument/2006/relationships/image" Target="media/image97.png"/><Relationship Id="rId66" Type="http://schemas.openxmlformats.org/officeDocument/2006/relationships/image" Target="media/image46.png"/><Relationship Id="rId65" Type="http://schemas.openxmlformats.org/officeDocument/2006/relationships/image" Target="media/image26.png"/><Relationship Id="rId68" Type="http://schemas.openxmlformats.org/officeDocument/2006/relationships/image" Target="media/image66.png"/><Relationship Id="rId67" Type="http://schemas.openxmlformats.org/officeDocument/2006/relationships/image" Target="media/image79.png"/><Relationship Id="rId60" Type="http://schemas.openxmlformats.org/officeDocument/2006/relationships/image" Target="media/image74.png"/><Relationship Id="rId69" Type="http://schemas.openxmlformats.org/officeDocument/2006/relationships/image" Target="media/image87.png"/><Relationship Id="rId51" Type="http://schemas.openxmlformats.org/officeDocument/2006/relationships/image" Target="media/image71.png"/><Relationship Id="rId50" Type="http://schemas.openxmlformats.org/officeDocument/2006/relationships/image" Target="media/image84.png"/><Relationship Id="rId53" Type="http://schemas.openxmlformats.org/officeDocument/2006/relationships/image" Target="media/image8.png"/><Relationship Id="rId52" Type="http://schemas.openxmlformats.org/officeDocument/2006/relationships/image" Target="media/image2.png"/><Relationship Id="rId55" Type="http://schemas.openxmlformats.org/officeDocument/2006/relationships/image" Target="media/image33.png"/><Relationship Id="rId54" Type="http://schemas.openxmlformats.org/officeDocument/2006/relationships/image" Target="media/image83.png"/><Relationship Id="rId57" Type="http://schemas.openxmlformats.org/officeDocument/2006/relationships/image" Target="media/image90.png"/><Relationship Id="rId56" Type="http://schemas.openxmlformats.org/officeDocument/2006/relationships/image" Target="media/image76.png"/><Relationship Id="rId59" Type="http://schemas.openxmlformats.org/officeDocument/2006/relationships/image" Target="media/image11.png"/><Relationship Id="rId58" Type="http://schemas.openxmlformats.org/officeDocument/2006/relationships/image" Target="media/image51.png"/></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 Id="rId2" Type="http://schemas.openxmlformats.org/officeDocument/2006/relationships/image" Target="media/image44.png"/><Relationship Id="rId3" Type="http://schemas.openxmlformats.org/officeDocument/2006/relationships/image" Target="media/image4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Da2Q/EDYRNe+px4VhsjohaB7Iw==">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2009-07-12T21:43:00Z</dcterms:created>
  <dc:creator>Nombre del Autor</dc:creator>
</cp:coreProperties>
</file>